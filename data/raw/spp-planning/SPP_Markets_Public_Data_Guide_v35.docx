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F5728" w14:textId="77777777" w:rsidR="00CB0D5A" w:rsidRDefault="001D0301" w:rsidP="00CE0EB0">
      <w:pPr>
        <w:spacing w:line="240" w:lineRule="auto"/>
        <w:contextualSpacing/>
      </w:pPr>
      <w:r>
        <w:rPr>
          <w:noProof/>
        </w:rPr>
        <w:drawing>
          <wp:anchor distT="0" distB="0" distL="114300" distR="114300" simplePos="0" relativeHeight="251667456" behindDoc="1" locked="0" layoutInCell="1" allowOverlap="1" wp14:anchorId="46F98CBD" wp14:editId="6E98F9E3">
            <wp:simplePos x="0" y="0"/>
            <wp:positionH relativeFrom="column">
              <wp:posOffset>-478790</wp:posOffset>
            </wp:positionH>
            <wp:positionV relativeFrom="paragraph">
              <wp:posOffset>2540</wp:posOffset>
            </wp:positionV>
            <wp:extent cx="7812405" cy="9077325"/>
            <wp:effectExtent l="0" t="0" r="0" b="9525"/>
            <wp:wrapNone/>
            <wp:docPr id="3" name="Picture 1" descr="Marketplace Report 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place Report Cover.png"/>
                    <pic:cNvPicPr/>
                  </pic:nvPicPr>
                  <pic:blipFill>
                    <a:blip r:embed="rId9"/>
                    <a:stretch>
                      <a:fillRect/>
                    </a:stretch>
                  </pic:blipFill>
                  <pic:spPr>
                    <a:xfrm>
                      <a:off x="0" y="0"/>
                      <a:ext cx="7812405" cy="9077325"/>
                    </a:xfrm>
                    <a:prstGeom prst="rect">
                      <a:avLst/>
                    </a:prstGeom>
                  </pic:spPr>
                </pic:pic>
              </a:graphicData>
            </a:graphic>
            <wp14:sizeRelH relativeFrom="margin">
              <wp14:pctWidth>0</wp14:pctWidth>
            </wp14:sizeRelH>
            <wp14:sizeRelV relativeFrom="margin">
              <wp14:pctHeight>0</wp14:pctHeight>
            </wp14:sizeRelV>
          </wp:anchor>
        </w:drawing>
      </w:r>
    </w:p>
    <w:sdt>
      <w:sdtPr>
        <w:id w:val="176772990"/>
        <w:docPartObj>
          <w:docPartGallery w:val="Cover Pages"/>
          <w:docPartUnique/>
        </w:docPartObj>
      </w:sdtPr>
      <w:sdtEndPr>
        <w:rPr>
          <w:b/>
          <w:bCs/>
          <w:sz w:val="36"/>
          <w:szCs w:val="36"/>
        </w:rPr>
      </w:sdtEndPr>
      <w:sdtContent>
        <w:p w14:paraId="548F7FF5" w14:textId="77777777" w:rsidR="008227DC" w:rsidRDefault="008227DC" w:rsidP="00CE0EB0">
          <w:pPr>
            <w:spacing w:line="240" w:lineRule="auto"/>
            <w:contextualSpacing/>
          </w:pPr>
        </w:p>
        <w:p w14:paraId="6FB9C318" w14:textId="75679E8E" w:rsidR="003E7AD3" w:rsidRPr="002524FB" w:rsidRDefault="00CB0D5A" w:rsidP="00CE0EB0">
          <w:pPr>
            <w:spacing w:line="240" w:lineRule="auto"/>
            <w:contextualSpacing/>
          </w:pPr>
          <w:r w:rsidRPr="00CB0D5A">
            <w:rPr>
              <w:noProof/>
            </w:rPr>
            <mc:AlternateContent>
              <mc:Choice Requires="wps">
                <w:drawing>
                  <wp:anchor distT="0" distB="0" distL="114300" distR="114300" simplePos="0" relativeHeight="251670528" behindDoc="0" locked="0" layoutInCell="1" allowOverlap="1" wp14:anchorId="7DB76163" wp14:editId="7F2010C4">
                    <wp:simplePos x="0" y="0"/>
                    <wp:positionH relativeFrom="column">
                      <wp:posOffset>-160020</wp:posOffset>
                    </wp:positionH>
                    <wp:positionV relativeFrom="paragraph">
                      <wp:posOffset>3460750</wp:posOffset>
                    </wp:positionV>
                    <wp:extent cx="7343140" cy="2415540"/>
                    <wp:effectExtent l="0" t="0" r="0" b="381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3140" cy="2415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653CB" w14:textId="66544BB1" w:rsidR="00501948" w:rsidRPr="00CB0D5A" w:rsidRDefault="00A01AC7" w:rsidP="00CB0D5A">
                                <w:pPr>
                                  <w:spacing w:after="120"/>
                                  <w:jc w:val="right"/>
                                  <w:rPr>
                                    <w:rFonts w:asciiTheme="majorHAnsi" w:hAnsiTheme="majorHAnsi" w:cs="Times New Roman"/>
                                    <w:b/>
                                    <w:spacing w:val="80"/>
                                    <w:sz w:val="28"/>
                                    <w:szCs w:val="28"/>
                                  </w:rPr>
                                </w:pPr>
                                <w:r>
                                  <w:rPr>
                                    <w:rFonts w:asciiTheme="majorHAnsi" w:hAnsiTheme="majorHAnsi" w:cs="Times New Roman"/>
                                    <w:b/>
                                    <w:spacing w:val="80"/>
                                    <w:sz w:val="28"/>
                                    <w:szCs w:val="28"/>
                                  </w:rPr>
                                  <w:t>2/1</w:t>
                                </w:r>
                                <w:r w:rsidR="007273C4">
                                  <w:rPr>
                                    <w:rFonts w:asciiTheme="majorHAnsi" w:hAnsiTheme="majorHAnsi" w:cs="Times New Roman"/>
                                    <w:b/>
                                    <w:spacing w:val="80"/>
                                    <w:sz w:val="28"/>
                                    <w:szCs w:val="28"/>
                                  </w:rPr>
                                  <w:t>/202</w:t>
                                </w:r>
                                <w:r>
                                  <w:rPr>
                                    <w:rFonts w:asciiTheme="majorHAnsi" w:hAnsiTheme="majorHAnsi" w:cs="Times New Roman"/>
                                    <w:b/>
                                    <w:spacing w:val="80"/>
                                    <w:sz w:val="28"/>
                                    <w:szCs w:val="28"/>
                                  </w:rPr>
                                  <w:t>6</w:t>
                                </w:r>
                              </w:p>
                              <w:p w14:paraId="17D9938D" w14:textId="77777777" w:rsidR="00501948" w:rsidRDefault="00501948" w:rsidP="00CB0D5A">
                                <w:pPr>
                                  <w:spacing w:after="120"/>
                                  <w:jc w:val="right"/>
                                  <w:rPr>
                                    <w:rFonts w:asciiTheme="majorHAnsi" w:hAnsiTheme="majorHAnsi" w:cs="Times New Roman"/>
                                    <w:b/>
                                    <w:spacing w:val="80"/>
                                    <w:sz w:val="28"/>
                                    <w:szCs w:val="28"/>
                                  </w:rPr>
                                </w:pPr>
                                <w:r w:rsidRPr="00CB0D5A">
                                  <w:rPr>
                                    <w:rFonts w:asciiTheme="majorHAnsi" w:hAnsiTheme="majorHAnsi" w:cs="Times New Roman"/>
                                    <w:b/>
                                    <w:spacing w:val="80"/>
                                    <w:sz w:val="28"/>
                                    <w:szCs w:val="28"/>
                                  </w:rPr>
                                  <w:t>Southwest Power Pool</w:t>
                                </w:r>
                              </w:p>
                              <w:p w14:paraId="10FE44FE" w14:textId="77777777" w:rsidR="00501948" w:rsidRDefault="00501948" w:rsidP="00525AF2">
                                <w:pPr>
                                  <w:spacing w:after="120"/>
                                  <w:rPr>
                                    <w:i/>
                                  </w:rPr>
                                </w:pPr>
                              </w:p>
                              <w:p w14:paraId="05A983AB" w14:textId="77777777" w:rsidR="00501948" w:rsidRDefault="00501948" w:rsidP="00525AF2">
                                <w:pPr>
                                  <w:spacing w:after="120"/>
                                  <w:rPr>
                                    <w:i/>
                                  </w:rPr>
                                </w:pPr>
                              </w:p>
                              <w:p w14:paraId="532CDDDC" w14:textId="77777777" w:rsidR="00501948" w:rsidRPr="00115719" w:rsidRDefault="00501948" w:rsidP="00CB0D5A">
                                <w:pPr>
                                  <w:rPr>
                                    <w:sz w:val="66"/>
                                    <w:szCs w:val="6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B76163" id="_x0000_t202" coordsize="21600,21600" o:spt="202" path="m,l,21600r21600,l21600,xe">
                    <v:stroke joinstyle="miter"/>
                    <v:path gradientshapeok="t" o:connecttype="rect"/>
                  </v:shapetype>
                  <v:shape id="Text Box 5" o:spid="_x0000_s1026" type="#_x0000_t202" style="position:absolute;margin-left:-12.6pt;margin-top:272.5pt;width:578.2pt;height:19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" filled="f" stroked="f">
                    <v:textbox>
                      <w:txbxContent>
                        <w:p w14:paraId="715653CB" w14:textId="66544BB1" w:rsidR="00501948" w:rsidRPr="00CB0D5A" w:rsidRDefault="00A01AC7" w:rsidP="00CB0D5A">
                          <w:pPr>
                            <w:spacing w:after="120"/>
                            <w:jc w:val="right"/>
                            <w:rPr>
                              <w:rFonts w:asciiTheme="majorHAnsi" w:hAnsiTheme="majorHAnsi" w:cs="Times New Roman"/>
                              <w:b/>
                              <w:spacing w:val="80"/>
                              <w:sz w:val="28"/>
                              <w:szCs w:val="28"/>
                            </w:rPr>
                          </w:pPr>
                          <w:r>
                            <w:rPr>
                              <w:rFonts w:asciiTheme="majorHAnsi" w:hAnsiTheme="majorHAnsi" w:cs="Times New Roman"/>
                              <w:b/>
                              <w:spacing w:val="80"/>
                              <w:sz w:val="28"/>
                              <w:szCs w:val="28"/>
                            </w:rPr>
                            <w:t>2/1</w:t>
                          </w:r>
                          <w:r w:rsidR="007273C4">
                            <w:rPr>
                              <w:rFonts w:asciiTheme="majorHAnsi" w:hAnsiTheme="majorHAnsi" w:cs="Times New Roman"/>
                              <w:b/>
                              <w:spacing w:val="80"/>
                              <w:sz w:val="28"/>
                              <w:szCs w:val="28"/>
                            </w:rPr>
                            <w:t>/202</w:t>
                          </w:r>
                          <w:r>
                            <w:rPr>
                              <w:rFonts w:asciiTheme="majorHAnsi" w:hAnsiTheme="majorHAnsi" w:cs="Times New Roman"/>
                              <w:b/>
                              <w:spacing w:val="80"/>
                              <w:sz w:val="28"/>
                              <w:szCs w:val="28"/>
                            </w:rPr>
                            <w:t>6</w:t>
                          </w:r>
                        </w:p>
                        <w:p w14:paraId="17D9938D" w14:textId="77777777" w:rsidR="00501948" w:rsidRDefault="00501948" w:rsidP="00CB0D5A">
                          <w:pPr>
                            <w:spacing w:after="120"/>
                            <w:jc w:val="right"/>
                            <w:rPr>
                              <w:rFonts w:asciiTheme="majorHAnsi" w:hAnsiTheme="majorHAnsi" w:cs="Times New Roman"/>
                              <w:b/>
                              <w:spacing w:val="80"/>
                              <w:sz w:val="28"/>
                              <w:szCs w:val="28"/>
                            </w:rPr>
                          </w:pPr>
                          <w:r w:rsidRPr="00CB0D5A">
                            <w:rPr>
                              <w:rFonts w:asciiTheme="majorHAnsi" w:hAnsiTheme="majorHAnsi" w:cs="Times New Roman"/>
                              <w:b/>
                              <w:spacing w:val="80"/>
                              <w:sz w:val="28"/>
                              <w:szCs w:val="28"/>
                            </w:rPr>
                            <w:t>Southwest Power Pool</w:t>
                          </w:r>
                        </w:p>
                        <w:p w14:paraId="10FE44FE" w14:textId="77777777" w:rsidR="00501948" w:rsidRDefault="00501948" w:rsidP="00525AF2">
                          <w:pPr>
                            <w:spacing w:after="120"/>
                            <w:rPr>
                              <w:i/>
                            </w:rPr>
                          </w:pPr>
                        </w:p>
                        <w:p w14:paraId="05A983AB" w14:textId="77777777" w:rsidR="00501948" w:rsidRDefault="00501948" w:rsidP="00525AF2">
                          <w:pPr>
                            <w:spacing w:after="120"/>
                            <w:rPr>
                              <w:i/>
                            </w:rPr>
                          </w:pPr>
                        </w:p>
                        <w:p w14:paraId="532CDDDC" w14:textId="77777777" w:rsidR="00501948" w:rsidRPr="00115719" w:rsidRDefault="00501948" w:rsidP="00CB0D5A">
                          <w:pPr>
                            <w:rPr>
                              <w:sz w:val="66"/>
                              <w:szCs w:val="66"/>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0C302E83" wp14:editId="2F74FC15">
                    <wp:simplePos x="0" y="0"/>
                    <wp:positionH relativeFrom="column">
                      <wp:posOffset>495198</wp:posOffset>
                    </wp:positionH>
                    <wp:positionV relativeFrom="paragraph">
                      <wp:posOffset>2058670</wp:posOffset>
                    </wp:positionV>
                    <wp:extent cx="6687820" cy="10109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7820" cy="1010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06298" w14:textId="77777777" w:rsidR="00501948" w:rsidRPr="00115719" w:rsidRDefault="00501948" w:rsidP="002B0C50">
                                <w:pPr>
                                  <w:spacing w:after="120"/>
                                  <w:jc w:val="right"/>
                                  <w:rPr>
                                    <w:rFonts w:asciiTheme="majorHAnsi" w:hAnsiTheme="majorHAnsi"/>
                                    <w:b/>
                                    <w:caps/>
                                    <w:color w:val="E31837"/>
                                    <w:spacing w:val="80"/>
                                    <w:sz w:val="66"/>
                                    <w:szCs w:val="66"/>
                                  </w:rPr>
                                </w:pPr>
                                <w:r>
                                  <w:rPr>
                                    <w:rFonts w:asciiTheme="majorHAnsi" w:hAnsiTheme="majorHAnsi"/>
                                    <w:b/>
                                    <w:color w:val="E31837"/>
                                    <w:spacing w:val="80"/>
                                    <w:sz w:val="66"/>
                                    <w:szCs w:val="66"/>
                                  </w:rPr>
                                  <w:t>Marketplace Public Data</w:t>
                                </w:r>
                              </w:p>
                              <w:p w14:paraId="64C31631" w14:textId="77777777" w:rsidR="00501948" w:rsidRPr="00115719" w:rsidRDefault="00501948" w:rsidP="002B0C50">
                                <w:pPr>
                                  <w:rPr>
                                    <w:sz w:val="66"/>
                                    <w:szCs w:val="6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302E83" id="Text Box 4" o:spid="_x0000_s1027" type="#_x0000_t202" style="position:absolute;margin-left:39pt;margin-top:162.1pt;width:526.6pt;height:79.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" filled="f" stroked="f">
                    <v:textbox>
                      <w:txbxContent>
                        <w:p w14:paraId="17B06298" w14:textId="77777777" w:rsidR="00501948" w:rsidRPr="00115719" w:rsidRDefault="00501948" w:rsidP="002B0C50">
                          <w:pPr>
                            <w:spacing w:after="120"/>
                            <w:jc w:val="right"/>
                            <w:rPr>
                              <w:rFonts w:asciiTheme="majorHAnsi" w:hAnsiTheme="majorHAnsi"/>
                              <w:b/>
                              <w:caps/>
                              <w:color w:val="E31837"/>
                              <w:spacing w:val="80"/>
                              <w:sz w:val="66"/>
                              <w:szCs w:val="66"/>
                            </w:rPr>
                          </w:pPr>
                          <w:r>
                            <w:rPr>
                              <w:rFonts w:asciiTheme="majorHAnsi" w:hAnsiTheme="majorHAnsi"/>
                              <w:b/>
                              <w:color w:val="E31837"/>
                              <w:spacing w:val="80"/>
                              <w:sz w:val="66"/>
                              <w:szCs w:val="66"/>
                            </w:rPr>
                            <w:t>Marketplace Public Data</w:t>
                          </w:r>
                        </w:p>
                        <w:p w14:paraId="64C31631" w14:textId="77777777" w:rsidR="00501948" w:rsidRPr="00115719" w:rsidRDefault="00501948" w:rsidP="002B0C50">
                          <w:pPr>
                            <w:rPr>
                              <w:sz w:val="66"/>
                              <w:szCs w:val="66"/>
                            </w:rPr>
                          </w:pPr>
                        </w:p>
                      </w:txbxContent>
                    </v:textbox>
                  </v:shape>
                </w:pict>
              </mc:Fallback>
            </mc:AlternateContent>
          </w:r>
          <w:r w:rsidR="008227DC">
            <w:br w:type="page"/>
          </w:r>
        </w:p>
      </w:sdtContent>
    </w:sdt>
    <w:sdt>
      <w:sdtPr>
        <w:rPr>
          <w:rFonts w:asciiTheme="minorHAnsi" w:eastAsiaTheme="minorHAnsi" w:hAnsiTheme="minorHAnsi" w:cstheme="minorBidi"/>
          <w:b w:val="0"/>
          <w:bCs w:val="0"/>
          <w:color w:val="auto"/>
          <w:sz w:val="22"/>
          <w:szCs w:val="22"/>
        </w:rPr>
        <w:id w:val="-1131393624"/>
        <w:docPartObj>
          <w:docPartGallery w:val="Table of Contents"/>
          <w:docPartUnique/>
        </w:docPartObj>
      </w:sdtPr>
      <w:sdtEndPr>
        <w:rPr>
          <w:noProof/>
        </w:rPr>
      </w:sdtEndPr>
      <w:sdtContent>
        <w:p w14:paraId="447E5685" w14:textId="77777777" w:rsidR="003E7AD3" w:rsidRPr="00EA6B21" w:rsidRDefault="003E7AD3" w:rsidP="00CE0EB0">
          <w:pPr>
            <w:pStyle w:val="TOCHeading"/>
            <w:spacing w:line="240" w:lineRule="auto"/>
            <w:contextualSpacing/>
            <w:rPr>
              <w:sz w:val="28"/>
              <w:szCs w:val="28"/>
            </w:rPr>
          </w:pPr>
          <w:r w:rsidRPr="00EA6B21">
            <w:rPr>
              <w:sz w:val="28"/>
              <w:szCs w:val="28"/>
            </w:rPr>
            <w:t>Contents</w:t>
          </w:r>
        </w:p>
        <w:p w14:paraId="1259A425" w14:textId="5AF19F49" w:rsidR="002524FB" w:rsidRPr="00875000" w:rsidRDefault="003E7AD3">
          <w:pPr>
            <w:pStyle w:val="TOC1"/>
            <w:tabs>
              <w:tab w:val="right" w:leader="dot" w:pos="10790"/>
            </w:tabs>
            <w:rPr>
              <w:rFonts w:eastAsiaTheme="minorEastAsia" w:cstheme="minorHAnsi"/>
              <w:noProof/>
              <w:kern w:val="2"/>
              <w:sz w:val="24"/>
              <w:szCs w:val="24"/>
              <w14:ligatures w14:val="standardContextual"/>
            </w:rPr>
          </w:pPr>
          <w:r w:rsidRPr="00EA6B21">
            <w:fldChar w:fldCharType="begin"/>
          </w:r>
          <w:r w:rsidRPr="00EA6B21">
            <w:instrText xml:space="preserve"> TOC \o "1-3" \h \z \u </w:instrText>
          </w:r>
          <w:r w:rsidRPr="00EA6B21">
            <w:fldChar w:fldCharType="separate"/>
          </w:r>
          <w:hyperlink w:anchor="_Toc220601615" w:history="1">
            <w:r w:rsidR="002524FB" w:rsidRPr="00875000">
              <w:rPr>
                <w:rStyle w:val="Hyperlink"/>
                <w:rFonts w:cstheme="minorHAnsi"/>
                <w:noProof/>
              </w:rPr>
              <w:t>Revision History</w:t>
            </w:r>
            <w:r w:rsidR="002524FB" w:rsidRPr="00875000">
              <w:rPr>
                <w:rFonts w:cstheme="minorHAnsi"/>
                <w:noProof/>
                <w:webHidden/>
              </w:rPr>
              <w:tab/>
            </w:r>
            <w:r w:rsidR="002524FB" w:rsidRPr="00875000">
              <w:rPr>
                <w:rFonts w:cstheme="minorHAnsi"/>
                <w:noProof/>
                <w:webHidden/>
              </w:rPr>
              <w:fldChar w:fldCharType="begin"/>
            </w:r>
            <w:r w:rsidR="002524FB" w:rsidRPr="00875000">
              <w:rPr>
                <w:rFonts w:cstheme="minorHAnsi"/>
                <w:noProof/>
                <w:webHidden/>
              </w:rPr>
              <w:instrText xml:space="preserve"> PAGEREF _Toc220601615 \h </w:instrText>
            </w:r>
            <w:r w:rsidR="002524FB" w:rsidRPr="00875000">
              <w:rPr>
                <w:rFonts w:cstheme="minorHAnsi"/>
                <w:noProof/>
                <w:webHidden/>
              </w:rPr>
            </w:r>
            <w:r w:rsidR="002524FB" w:rsidRPr="00875000">
              <w:rPr>
                <w:rFonts w:cstheme="minorHAnsi"/>
                <w:noProof/>
                <w:webHidden/>
              </w:rPr>
              <w:fldChar w:fldCharType="separate"/>
            </w:r>
            <w:r w:rsidR="002524FB" w:rsidRPr="00875000">
              <w:rPr>
                <w:rFonts w:cstheme="minorHAnsi"/>
                <w:noProof/>
                <w:webHidden/>
              </w:rPr>
              <w:t>5</w:t>
            </w:r>
            <w:r w:rsidR="002524FB" w:rsidRPr="00875000">
              <w:rPr>
                <w:rFonts w:cstheme="minorHAnsi"/>
                <w:noProof/>
                <w:webHidden/>
              </w:rPr>
              <w:fldChar w:fldCharType="end"/>
            </w:r>
          </w:hyperlink>
        </w:p>
        <w:p w14:paraId="13FAD9AA" w14:textId="658077D8"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16" w:history="1">
            <w:r w:rsidRPr="00875000">
              <w:rPr>
                <w:rStyle w:val="Hyperlink"/>
                <w:rFonts w:cstheme="minorHAnsi"/>
                <w:noProof/>
              </w:rPr>
              <w:t>Data Locations Summary</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_Toc220601616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8</w:t>
            </w:r>
            <w:r w:rsidRPr="00875000">
              <w:rPr>
                <w:rFonts w:cstheme="minorHAnsi"/>
                <w:noProof/>
                <w:webHidden/>
              </w:rPr>
              <w:fldChar w:fldCharType="end"/>
            </w:r>
          </w:hyperlink>
        </w:p>
        <w:p w14:paraId="197D0768" w14:textId="0426DF86"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17" w:history="1">
            <w:r w:rsidRPr="00875000">
              <w:rPr>
                <w:rStyle w:val="Hyperlink"/>
                <w:rFonts w:cstheme="minorHAnsi"/>
                <w:noProof/>
              </w:rPr>
              <w:t>FTP Site Access: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_Toc220601617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11</w:t>
            </w:r>
            <w:r w:rsidRPr="00875000">
              <w:rPr>
                <w:rFonts w:cstheme="minorHAnsi"/>
                <w:noProof/>
                <w:webHidden/>
              </w:rPr>
              <w:fldChar w:fldCharType="end"/>
            </w:r>
          </w:hyperlink>
        </w:p>
        <w:p w14:paraId="6C91E08B" w14:textId="2A29CB53"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18" w:history="1">
            <w:r w:rsidRPr="00875000">
              <w:rPr>
                <w:rStyle w:val="Hyperlink"/>
                <w:rFonts w:cstheme="minorHAnsi"/>
                <w:noProof/>
              </w:rPr>
              <w:t>Column Header / Data Type / Sample Files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_Toc220601618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11</w:t>
            </w:r>
            <w:r w:rsidRPr="00875000">
              <w:rPr>
                <w:rFonts w:cstheme="minorHAnsi"/>
                <w:noProof/>
                <w:webHidden/>
              </w:rPr>
              <w:fldChar w:fldCharType="end"/>
            </w:r>
          </w:hyperlink>
        </w:p>
        <w:p w14:paraId="33602471" w14:textId="1D8ED978"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19" w:history="1">
            <w:r w:rsidRPr="00875000">
              <w:rPr>
                <w:rStyle w:val="Hyperlink"/>
                <w:rFonts w:cstheme="minorHAnsi"/>
                <w:noProof/>
              </w:rPr>
              <w:t>Day Ahead Market (DA)</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_Toc220601619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12</w:t>
            </w:r>
            <w:r w:rsidRPr="00875000">
              <w:rPr>
                <w:rFonts w:cstheme="minorHAnsi"/>
                <w:noProof/>
                <w:webHidden/>
              </w:rPr>
              <w:fldChar w:fldCharType="end"/>
            </w:r>
          </w:hyperlink>
        </w:p>
        <w:p w14:paraId="0A62C4EB" w14:textId="14DA403B"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20" w:history="1">
            <w:r w:rsidRPr="00875000">
              <w:rPr>
                <w:rStyle w:val="Hyperlink"/>
                <w:rFonts w:cstheme="minorHAnsi"/>
                <w:noProof/>
              </w:rPr>
              <w:t>Binding Constraints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_Toc220601620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12</w:t>
            </w:r>
            <w:r w:rsidRPr="00875000">
              <w:rPr>
                <w:rFonts w:cstheme="minorHAnsi"/>
                <w:noProof/>
                <w:webHidden/>
              </w:rPr>
              <w:fldChar w:fldCharType="end"/>
            </w:r>
          </w:hyperlink>
        </w:p>
        <w:p w14:paraId="0A2911E3" w14:textId="68D57361"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21" w:history="1">
            <w:r w:rsidRPr="00875000">
              <w:rPr>
                <w:rStyle w:val="Hyperlink"/>
                <w:rFonts w:cstheme="minorHAnsi"/>
                <w:noProof/>
              </w:rPr>
              <w:t>Congestion by Constraint</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_Toc220601621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12</w:t>
            </w:r>
            <w:r w:rsidRPr="00875000">
              <w:rPr>
                <w:rFonts w:cstheme="minorHAnsi"/>
                <w:noProof/>
                <w:webHidden/>
              </w:rPr>
              <w:fldChar w:fldCharType="end"/>
            </w:r>
          </w:hyperlink>
        </w:p>
        <w:p w14:paraId="649FF2E0" w14:textId="39103D78"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22" w:history="1">
            <w:r w:rsidRPr="00875000">
              <w:rPr>
                <w:rStyle w:val="Hyperlink"/>
                <w:rFonts w:cstheme="minorHAnsi"/>
                <w:noProof/>
              </w:rPr>
              <w:t>Day Ahead Fuel on Margin</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_Toc220601622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12</w:t>
            </w:r>
            <w:r w:rsidRPr="00875000">
              <w:rPr>
                <w:rFonts w:cstheme="minorHAnsi"/>
                <w:noProof/>
                <w:webHidden/>
              </w:rPr>
              <w:fldChar w:fldCharType="end"/>
            </w:r>
          </w:hyperlink>
        </w:p>
        <w:p w14:paraId="67356B2A" w14:textId="579DAFA6"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23" w:history="1">
            <w:r w:rsidRPr="00875000">
              <w:rPr>
                <w:rStyle w:val="Hyperlink"/>
                <w:rFonts w:cstheme="minorHAnsi"/>
                <w:noProof/>
              </w:rPr>
              <w:t>Headroom and Floorroom</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_Toc220601623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12</w:t>
            </w:r>
            <w:r w:rsidRPr="00875000">
              <w:rPr>
                <w:rFonts w:cstheme="minorHAnsi"/>
                <w:noProof/>
                <w:webHidden/>
              </w:rPr>
              <w:fldChar w:fldCharType="end"/>
            </w:r>
          </w:hyperlink>
        </w:p>
        <w:p w14:paraId="075D2AC3" w14:textId="59A8FBFD"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24" w:history="1">
            <w:r w:rsidRPr="00875000">
              <w:rPr>
                <w:rStyle w:val="Hyperlink"/>
                <w:rFonts w:cstheme="minorHAnsi"/>
                <w:noProof/>
              </w:rPr>
              <w:t>LMP by Bus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_Toc220601624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12</w:t>
            </w:r>
            <w:r w:rsidRPr="00875000">
              <w:rPr>
                <w:rFonts w:cstheme="minorHAnsi"/>
                <w:noProof/>
                <w:webHidden/>
              </w:rPr>
              <w:fldChar w:fldCharType="end"/>
            </w:r>
          </w:hyperlink>
        </w:p>
        <w:p w14:paraId="1C3E4206" w14:textId="7331EE47"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25" w:history="1">
            <w:r w:rsidRPr="00875000">
              <w:rPr>
                <w:rStyle w:val="Hyperlink"/>
                <w:rFonts w:cstheme="minorHAnsi"/>
                <w:noProof/>
              </w:rPr>
              <w:t>LMP by Location</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_Toc220601625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12</w:t>
            </w:r>
            <w:r w:rsidRPr="00875000">
              <w:rPr>
                <w:rFonts w:cstheme="minorHAnsi"/>
                <w:noProof/>
                <w:webHidden/>
              </w:rPr>
              <w:fldChar w:fldCharType="end"/>
            </w:r>
          </w:hyperlink>
        </w:p>
        <w:p w14:paraId="1B77A916" w14:textId="5669576F"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26" w:history="1">
            <w:r w:rsidRPr="00875000">
              <w:rPr>
                <w:rStyle w:val="Hyperlink"/>
                <w:rFonts w:cstheme="minorHAnsi"/>
                <w:noProof/>
              </w:rPr>
              <w:t>MCP</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_Toc220601626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13</w:t>
            </w:r>
            <w:r w:rsidRPr="00875000">
              <w:rPr>
                <w:rFonts w:cstheme="minorHAnsi"/>
                <w:noProof/>
                <w:webHidden/>
              </w:rPr>
              <w:fldChar w:fldCharType="end"/>
            </w:r>
          </w:hyperlink>
        </w:p>
        <w:p w14:paraId="589E80B7" w14:textId="5D71C8CC"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27" w:history="1">
            <w:r w:rsidRPr="00875000">
              <w:rPr>
                <w:rStyle w:val="Hyperlink"/>
                <w:rFonts w:cstheme="minorHAnsi"/>
                <w:noProof/>
              </w:rPr>
              <w:t>Market Clearing</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_Toc220601627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13</w:t>
            </w:r>
            <w:r w:rsidRPr="00875000">
              <w:rPr>
                <w:rFonts w:cstheme="minorHAnsi"/>
                <w:noProof/>
                <w:webHidden/>
              </w:rPr>
              <w:fldChar w:fldCharType="end"/>
            </w:r>
          </w:hyperlink>
        </w:p>
        <w:p w14:paraId="53BCD082" w14:textId="05412726"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28" w:history="1">
            <w:r w:rsidRPr="00875000">
              <w:rPr>
                <w:rStyle w:val="Hyperlink"/>
                <w:rFonts w:cstheme="minorHAnsi"/>
                <w:noProof/>
              </w:rPr>
              <w:t>Virtual Clearing by MOA</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_Toc220601628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13</w:t>
            </w:r>
            <w:r w:rsidRPr="00875000">
              <w:rPr>
                <w:rFonts w:cstheme="minorHAnsi"/>
                <w:noProof/>
                <w:webHidden/>
              </w:rPr>
              <w:fldChar w:fldCharType="end"/>
            </w:r>
          </w:hyperlink>
        </w:p>
        <w:p w14:paraId="0D97F7E0" w14:textId="7E1BB2CF"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29" w:history="1">
            <w:r w:rsidRPr="00875000">
              <w:rPr>
                <w:rStyle w:val="Hyperlink"/>
                <w:rFonts w:cstheme="minorHAnsi"/>
                <w:noProof/>
              </w:rPr>
              <w:t>Virtual Reference Prices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_Toc220601629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13</w:t>
            </w:r>
            <w:r w:rsidRPr="00875000">
              <w:rPr>
                <w:rFonts w:cstheme="minorHAnsi"/>
                <w:noProof/>
                <w:webHidden/>
              </w:rPr>
              <w:fldChar w:fldCharType="end"/>
            </w:r>
          </w:hyperlink>
        </w:p>
        <w:p w14:paraId="1A0D0E64" w14:textId="45CA6222"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30" w:history="1">
            <w:r w:rsidRPr="00875000">
              <w:rPr>
                <w:rStyle w:val="Hyperlink"/>
                <w:rFonts w:cstheme="minorHAnsi"/>
                <w:noProof/>
              </w:rPr>
              <w:t>Historical Offers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_Toc220601630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13</w:t>
            </w:r>
            <w:r w:rsidRPr="00875000">
              <w:rPr>
                <w:rFonts w:cstheme="minorHAnsi"/>
                <w:noProof/>
                <w:webHidden/>
              </w:rPr>
              <w:fldChar w:fldCharType="end"/>
            </w:r>
          </w:hyperlink>
        </w:p>
        <w:p w14:paraId="01EDC6C8" w14:textId="6D75B49A"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31" w:history="1">
            <w:r w:rsidRPr="00875000">
              <w:rPr>
                <w:rStyle w:val="Hyperlink"/>
                <w:rFonts w:cstheme="minorHAnsi"/>
                <w:noProof/>
              </w:rPr>
              <w:t>RTBM Energy Offers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_Toc220601631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13</w:t>
            </w:r>
            <w:r w:rsidRPr="00875000">
              <w:rPr>
                <w:rFonts w:cstheme="minorHAnsi"/>
                <w:noProof/>
                <w:webHidden/>
              </w:rPr>
              <w:fldChar w:fldCharType="end"/>
            </w:r>
          </w:hyperlink>
        </w:p>
        <w:p w14:paraId="19EF9FD4" w14:textId="72E7A738"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32" w:history="1">
            <w:r w:rsidRPr="00875000">
              <w:rPr>
                <w:rStyle w:val="Hyperlink"/>
                <w:rFonts w:cstheme="minorHAnsi"/>
                <w:noProof/>
              </w:rPr>
              <w:t>RTBM OR Offers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_Toc220601632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14</w:t>
            </w:r>
            <w:r w:rsidRPr="00875000">
              <w:rPr>
                <w:rFonts w:cstheme="minorHAnsi"/>
                <w:noProof/>
                <w:webHidden/>
              </w:rPr>
              <w:fldChar w:fldCharType="end"/>
            </w:r>
          </w:hyperlink>
        </w:p>
        <w:p w14:paraId="18D35233" w14:textId="71999178"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33" w:history="1">
            <w:r w:rsidRPr="00875000">
              <w:rPr>
                <w:rStyle w:val="Hyperlink"/>
                <w:rFonts w:cstheme="minorHAnsi"/>
                <w:noProof/>
              </w:rPr>
              <w:t>DA Energy Offers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_Toc220601633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14</w:t>
            </w:r>
            <w:r w:rsidRPr="00875000">
              <w:rPr>
                <w:rFonts w:cstheme="minorHAnsi"/>
                <w:noProof/>
                <w:webHidden/>
              </w:rPr>
              <w:fldChar w:fldCharType="end"/>
            </w:r>
          </w:hyperlink>
        </w:p>
        <w:p w14:paraId="7E053242" w14:textId="4DA21F33"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34" w:history="1">
            <w:r w:rsidRPr="00875000">
              <w:rPr>
                <w:rStyle w:val="Hyperlink"/>
                <w:rFonts w:cstheme="minorHAnsi"/>
                <w:noProof/>
              </w:rPr>
              <w:t>DA OR Offers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_Toc220601634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14</w:t>
            </w:r>
            <w:r w:rsidRPr="00875000">
              <w:rPr>
                <w:rFonts w:cstheme="minorHAnsi"/>
                <w:noProof/>
                <w:webHidden/>
              </w:rPr>
              <w:fldChar w:fldCharType="end"/>
            </w:r>
          </w:hyperlink>
        </w:p>
        <w:p w14:paraId="286615F9" w14:textId="447C0D27"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35" w:history="1">
            <w:r w:rsidRPr="00875000">
              <w:rPr>
                <w:rStyle w:val="Hyperlink"/>
                <w:rFonts w:cstheme="minorHAnsi"/>
                <w:noProof/>
              </w:rPr>
              <w:t>Market to Market (M2M)</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_Toc220601635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14</w:t>
            </w:r>
            <w:r w:rsidRPr="00875000">
              <w:rPr>
                <w:rFonts w:cstheme="minorHAnsi"/>
                <w:noProof/>
                <w:webHidden/>
              </w:rPr>
              <w:fldChar w:fldCharType="end"/>
            </w:r>
          </w:hyperlink>
        </w:p>
        <w:p w14:paraId="6F65BF01" w14:textId="4728C78B"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36" w:history="1">
            <w:r w:rsidRPr="00875000">
              <w:rPr>
                <w:rStyle w:val="Hyperlink"/>
                <w:rFonts w:cstheme="minorHAnsi"/>
                <w:noProof/>
              </w:rPr>
              <w:t>Allocations on SPP Flowgates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_Toc220601636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14</w:t>
            </w:r>
            <w:r w:rsidRPr="00875000">
              <w:rPr>
                <w:rFonts w:cstheme="minorHAnsi"/>
                <w:noProof/>
                <w:webHidden/>
              </w:rPr>
              <w:fldChar w:fldCharType="end"/>
            </w:r>
          </w:hyperlink>
        </w:p>
        <w:p w14:paraId="2D5D897E" w14:textId="6824D4E8"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37" w:history="1">
            <w:r w:rsidRPr="00875000">
              <w:rPr>
                <w:rStyle w:val="Hyperlink"/>
                <w:rFonts w:cstheme="minorHAnsi"/>
                <w:noProof/>
              </w:rPr>
              <w:t>FFE on M2M Flowgates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_Toc220601637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14</w:t>
            </w:r>
            <w:r w:rsidRPr="00875000">
              <w:rPr>
                <w:rFonts w:cstheme="minorHAnsi"/>
                <w:noProof/>
                <w:webHidden/>
              </w:rPr>
              <w:fldChar w:fldCharType="end"/>
            </w:r>
          </w:hyperlink>
        </w:p>
        <w:p w14:paraId="787071A0" w14:textId="2EEFC00D"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38" w:history="1">
            <w:r w:rsidRPr="00875000">
              <w:rPr>
                <w:rStyle w:val="Hyperlink"/>
                <w:rFonts w:cstheme="minorHAnsi"/>
                <w:noProof/>
              </w:rPr>
              <w:t>M2M Flowgate List</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_Toc220601638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14</w:t>
            </w:r>
            <w:r w:rsidRPr="00875000">
              <w:rPr>
                <w:rFonts w:cstheme="minorHAnsi"/>
                <w:noProof/>
                <w:webHidden/>
              </w:rPr>
              <w:fldChar w:fldCharType="end"/>
            </w:r>
          </w:hyperlink>
        </w:p>
        <w:p w14:paraId="0CC3F293" w14:textId="382DB702"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39" w:history="1">
            <w:r w:rsidRPr="00875000">
              <w:rPr>
                <w:rStyle w:val="Hyperlink"/>
                <w:rFonts w:cstheme="minorHAnsi"/>
                <w:noProof/>
              </w:rPr>
              <w:t>Multi-Day Forecast Pricing</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_Toc220601639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14</w:t>
            </w:r>
            <w:r w:rsidRPr="00875000">
              <w:rPr>
                <w:rFonts w:cstheme="minorHAnsi"/>
                <w:noProof/>
                <w:webHidden/>
              </w:rPr>
              <w:fldChar w:fldCharType="end"/>
            </w:r>
          </w:hyperlink>
        </w:p>
        <w:p w14:paraId="543DB729" w14:textId="47BB0747"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40" w:history="1">
            <w:r w:rsidRPr="00875000">
              <w:rPr>
                <w:rStyle w:val="Hyperlink"/>
                <w:rFonts w:cstheme="minorHAnsi"/>
                <w:noProof/>
              </w:rPr>
              <w:t>(MDFC) LMP by Settlement Location</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_Toc220601640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14</w:t>
            </w:r>
            <w:r w:rsidRPr="00875000">
              <w:rPr>
                <w:rFonts w:cstheme="minorHAnsi"/>
                <w:noProof/>
                <w:webHidden/>
              </w:rPr>
              <w:fldChar w:fldCharType="end"/>
            </w:r>
          </w:hyperlink>
        </w:p>
        <w:p w14:paraId="5EA87DDA" w14:textId="0FCBAEAE"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41" w:history="1">
            <w:r w:rsidRPr="00875000">
              <w:rPr>
                <w:rStyle w:val="Hyperlink"/>
                <w:rFonts w:cstheme="minorHAnsi"/>
                <w:noProof/>
              </w:rPr>
              <w:t>(MDFC) MCP</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_Toc220601641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14</w:t>
            </w:r>
            <w:r w:rsidRPr="00875000">
              <w:rPr>
                <w:rFonts w:cstheme="minorHAnsi"/>
                <w:noProof/>
                <w:webHidden/>
              </w:rPr>
              <w:fldChar w:fldCharType="end"/>
            </w:r>
          </w:hyperlink>
        </w:p>
        <w:p w14:paraId="00F10BDC" w14:textId="52F432BF"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42" w:history="1">
            <w:r w:rsidRPr="00875000">
              <w:rPr>
                <w:rStyle w:val="Hyperlink"/>
                <w:rFonts w:cstheme="minorHAnsi"/>
                <w:noProof/>
              </w:rPr>
              <w:t>Real-Time Balancing Market (RTBM)</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_Toc220601642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14</w:t>
            </w:r>
            <w:r w:rsidRPr="00875000">
              <w:rPr>
                <w:rFonts w:cstheme="minorHAnsi"/>
                <w:noProof/>
                <w:webHidden/>
              </w:rPr>
              <w:fldChar w:fldCharType="end"/>
            </w:r>
          </w:hyperlink>
        </w:p>
        <w:p w14:paraId="3A60AD78" w14:textId="598DFC12"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43" w:history="1">
            <w:r w:rsidRPr="00875000">
              <w:rPr>
                <w:rStyle w:val="Hyperlink"/>
                <w:rFonts w:cstheme="minorHAnsi"/>
                <w:noProof/>
              </w:rPr>
              <w:t>Binding Constraints (absorbing Effective Limits file)</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_Toc220601643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15</w:t>
            </w:r>
            <w:r w:rsidRPr="00875000">
              <w:rPr>
                <w:rFonts w:cstheme="minorHAnsi"/>
                <w:noProof/>
                <w:webHidden/>
              </w:rPr>
              <w:fldChar w:fldCharType="end"/>
            </w:r>
          </w:hyperlink>
        </w:p>
        <w:p w14:paraId="52E8A5F1" w14:textId="7C7BF561"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45" w:history="1">
            <w:r w:rsidRPr="00875000">
              <w:rPr>
                <w:rStyle w:val="Hyperlink"/>
                <w:rFonts w:cstheme="minorHAnsi"/>
                <w:noProof/>
              </w:rPr>
              <w:t>Estimated Prices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_Toc220601645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15</w:t>
            </w:r>
            <w:r w:rsidRPr="00875000">
              <w:rPr>
                <w:rFonts w:cstheme="minorHAnsi"/>
                <w:noProof/>
                <w:webHidden/>
              </w:rPr>
              <w:fldChar w:fldCharType="end"/>
            </w:r>
          </w:hyperlink>
        </w:p>
        <w:p w14:paraId="4232E41E" w14:textId="18694EA0"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46" w:history="1">
            <w:r w:rsidRPr="00875000">
              <w:rPr>
                <w:rStyle w:val="Hyperlink"/>
                <w:rFonts w:cstheme="minorHAnsi"/>
                <w:noProof/>
              </w:rPr>
              <w:t>Fuel On Margin</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_Toc220601646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15</w:t>
            </w:r>
            <w:r w:rsidRPr="00875000">
              <w:rPr>
                <w:rFonts w:cstheme="minorHAnsi"/>
                <w:noProof/>
                <w:webHidden/>
              </w:rPr>
              <w:fldChar w:fldCharType="end"/>
            </w:r>
          </w:hyperlink>
        </w:p>
        <w:p w14:paraId="35663D5F" w14:textId="06C78155"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47" w:history="1">
            <w:r w:rsidRPr="00875000">
              <w:rPr>
                <w:rStyle w:val="Hyperlink"/>
                <w:rFonts w:cstheme="minorHAnsi"/>
                <w:noProof/>
              </w:rPr>
              <w:t>LMP by Bus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_Toc220601647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15</w:t>
            </w:r>
            <w:r w:rsidRPr="00875000">
              <w:rPr>
                <w:rFonts w:cstheme="minorHAnsi"/>
                <w:noProof/>
                <w:webHidden/>
              </w:rPr>
              <w:fldChar w:fldCharType="end"/>
            </w:r>
          </w:hyperlink>
        </w:p>
        <w:p w14:paraId="2E4D43A0" w14:textId="17B3B865"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48" w:history="1">
            <w:r w:rsidRPr="00875000">
              <w:rPr>
                <w:rStyle w:val="Hyperlink"/>
                <w:rFonts w:cstheme="minorHAnsi"/>
                <w:noProof/>
              </w:rPr>
              <w:t>LMP by Location</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_Toc220601648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15</w:t>
            </w:r>
            <w:r w:rsidRPr="00875000">
              <w:rPr>
                <w:rFonts w:cstheme="minorHAnsi"/>
                <w:noProof/>
                <w:webHidden/>
              </w:rPr>
              <w:fldChar w:fldCharType="end"/>
            </w:r>
          </w:hyperlink>
        </w:p>
        <w:p w14:paraId="652809FE" w14:textId="2A6B87D6"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49" w:history="1">
            <w:r w:rsidRPr="00875000">
              <w:rPr>
                <w:rStyle w:val="Hyperlink"/>
                <w:rFonts w:cstheme="minorHAnsi"/>
                <w:noProof/>
              </w:rPr>
              <w:t>MCP</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_Toc220601649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16</w:t>
            </w:r>
            <w:r w:rsidRPr="00875000">
              <w:rPr>
                <w:rFonts w:cstheme="minorHAnsi"/>
                <w:noProof/>
                <w:webHidden/>
              </w:rPr>
              <w:fldChar w:fldCharType="end"/>
            </w:r>
          </w:hyperlink>
        </w:p>
        <w:p w14:paraId="4C14504E" w14:textId="0C7A85D1"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50" w:history="1">
            <w:r w:rsidRPr="00875000">
              <w:rPr>
                <w:rStyle w:val="Hyperlink"/>
                <w:rFonts w:cstheme="minorHAnsi"/>
                <w:noProof/>
              </w:rPr>
              <w:t>Market Clearing</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_Toc220601650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16</w:t>
            </w:r>
            <w:r w:rsidRPr="00875000">
              <w:rPr>
                <w:rFonts w:cstheme="minorHAnsi"/>
                <w:noProof/>
                <w:webHidden/>
              </w:rPr>
              <w:fldChar w:fldCharType="end"/>
            </w:r>
          </w:hyperlink>
        </w:p>
        <w:p w14:paraId="4259A3EA" w14:textId="7F9FEF0D"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51" w:history="1">
            <w:r w:rsidRPr="00875000">
              <w:rPr>
                <w:rStyle w:val="Hyperlink"/>
                <w:rFonts w:cstheme="minorHAnsi"/>
                <w:noProof/>
              </w:rPr>
              <w:t>Operating Reserves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_Toc220601651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16</w:t>
            </w:r>
            <w:r w:rsidRPr="00875000">
              <w:rPr>
                <w:rFonts w:cstheme="minorHAnsi"/>
                <w:noProof/>
                <w:webHidden/>
              </w:rPr>
              <w:fldChar w:fldCharType="end"/>
            </w:r>
          </w:hyperlink>
        </w:p>
        <w:p w14:paraId="03F23136" w14:textId="3EA73CD5"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52" w:history="1">
            <w:r w:rsidRPr="00875000">
              <w:rPr>
                <w:rStyle w:val="Hyperlink"/>
                <w:rFonts w:cstheme="minorHAnsi"/>
                <w:noProof/>
              </w:rPr>
              <w:t>Scarcity Demand Curve</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_Toc220601652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16</w:t>
            </w:r>
            <w:r w:rsidRPr="00875000">
              <w:rPr>
                <w:rFonts w:cstheme="minorHAnsi"/>
                <w:noProof/>
                <w:webHidden/>
              </w:rPr>
              <w:fldChar w:fldCharType="end"/>
            </w:r>
          </w:hyperlink>
        </w:p>
        <w:p w14:paraId="7D5698FD" w14:textId="08EC68A7"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53" w:history="1">
            <w:r w:rsidRPr="00875000">
              <w:rPr>
                <w:rStyle w:val="Hyperlink"/>
                <w:rFonts w:cstheme="minorHAnsi"/>
                <w:noProof/>
              </w:rPr>
              <w:t>Operational Data (Operations)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_Toc220601653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16</w:t>
            </w:r>
            <w:r w:rsidRPr="00875000">
              <w:rPr>
                <w:rFonts w:cstheme="minorHAnsi"/>
                <w:noProof/>
                <w:webHidden/>
              </w:rPr>
              <w:fldChar w:fldCharType="end"/>
            </w:r>
          </w:hyperlink>
        </w:p>
        <w:p w14:paraId="7E3820D6" w14:textId="3535A6B1"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54" w:history="1">
            <w:r w:rsidRPr="00875000">
              <w:rPr>
                <w:rStyle w:val="Hyperlink"/>
                <w:rFonts w:cstheme="minorHAnsi"/>
                <w:noProof/>
              </w:rPr>
              <w:t>Capacity Obligation</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_Toc220601654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16</w:t>
            </w:r>
            <w:r w:rsidRPr="00875000">
              <w:rPr>
                <w:rFonts w:cstheme="minorHAnsi"/>
                <w:noProof/>
                <w:webHidden/>
              </w:rPr>
              <w:fldChar w:fldCharType="end"/>
            </w:r>
          </w:hyperlink>
        </w:p>
        <w:p w14:paraId="4A50A68E" w14:textId="098D57F3"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55" w:history="1">
            <w:r w:rsidRPr="00875000">
              <w:rPr>
                <w:rStyle w:val="Hyperlink"/>
                <w:rFonts w:cstheme="minorHAnsi"/>
                <w:noProof/>
              </w:rPr>
              <w:t>Permanent Flowgates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_Toc220601655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17</w:t>
            </w:r>
            <w:r w:rsidRPr="00875000">
              <w:rPr>
                <w:rFonts w:cstheme="minorHAnsi"/>
                <w:noProof/>
                <w:webHidden/>
              </w:rPr>
              <w:fldChar w:fldCharType="end"/>
            </w:r>
          </w:hyperlink>
        </w:p>
        <w:p w14:paraId="13127652" w14:textId="07C01E95"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56" w:history="1">
            <w:r w:rsidRPr="00875000">
              <w:rPr>
                <w:rStyle w:val="Hyperlink"/>
                <w:rFonts w:cstheme="minorHAnsi"/>
                <w:noProof/>
              </w:rPr>
              <w:t>Temporary Flowgates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_Toc220601656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17</w:t>
            </w:r>
            <w:r w:rsidRPr="00875000">
              <w:rPr>
                <w:rFonts w:cstheme="minorHAnsi"/>
                <w:noProof/>
                <w:webHidden/>
              </w:rPr>
              <w:fldChar w:fldCharType="end"/>
            </w:r>
          </w:hyperlink>
        </w:p>
        <w:p w14:paraId="4651EE5F" w14:textId="79945194"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57" w:history="1">
            <w:r w:rsidRPr="00875000">
              <w:rPr>
                <w:rStyle w:val="Hyperlink"/>
                <w:rFonts w:cstheme="minorHAnsi"/>
                <w:noProof/>
              </w:rPr>
              <w:t>Archive Temporary Flowgates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_Toc220601657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17</w:t>
            </w:r>
            <w:r w:rsidRPr="00875000">
              <w:rPr>
                <w:rFonts w:cstheme="minorHAnsi"/>
                <w:noProof/>
                <w:webHidden/>
              </w:rPr>
              <w:fldChar w:fldCharType="end"/>
            </w:r>
          </w:hyperlink>
        </w:p>
        <w:p w14:paraId="50329065" w14:textId="132FF61F"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58" w:history="1">
            <w:r w:rsidRPr="00875000">
              <w:rPr>
                <w:rStyle w:val="Hyperlink"/>
                <w:rFonts w:cstheme="minorHAnsi"/>
                <w:noProof/>
              </w:rPr>
              <w:t>Ramp Uncertainty</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_Toc220601658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17</w:t>
            </w:r>
            <w:r w:rsidRPr="00875000">
              <w:rPr>
                <w:rFonts w:cstheme="minorHAnsi"/>
                <w:noProof/>
                <w:webHidden/>
              </w:rPr>
              <w:fldChar w:fldCharType="end"/>
            </w:r>
          </w:hyperlink>
        </w:p>
        <w:p w14:paraId="3EDA6362" w14:textId="070E5F5C"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59" w:history="1">
            <w:r w:rsidRPr="00875000">
              <w:rPr>
                <w:rStyle w:val="Hyperlink"/>
                <w:rFonts w:cstheme="minorHAnsi"/>
                <w:noProof/>
              </w:rPr>
              <w:t>Regulation Performance by MP</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_Toc220601659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17</w:t>
            </w:r>
            <w:r w:rsidRPr="00875000">
              <w:rPr>
                <w:rFonts w:cstheme="minorHAnsi"/>
                <w:noProof/>
                <w:webHidden/>
              </w:rPr>
              <w:fldChar w:fldCharType="end"/>
            </w:r>
          </w:hyperlink>
        </w:p>
        <w:p w14:paraId="5B2387A2" w14:textId="6C9BA9F4"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60" w:history="1">
            <w:r w:rsidRPr="00875000">
              <w:rPr>
                <w:rStyle w:val="Hyperlink"/>
                <w:rFonts w:cstheme="minorHAnsi"/>
                <w:noProof/>
              </w:rPr>
              <w:t>Variable Energy Resource (VER) Curtailments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_Toc220601660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17</w:t>
            </w:r>
            <w:r w:rsidRPr="00875000">
              <w:rPr>
                <w:rFonts w:cstheme="minorHAnsi"/>
                <w:noProof/>
                <w:webHidden/>
              </w:rPr>
              <w:fldChar w:fldCharType="end"/>
            </w:r>
          </w:hyperlink>
        </w:p>
        <w:p w14:paraId="7D17344E" w14:textId="1DCAF0FA"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61" w:history="1">
            <w:r w:rsidRPr="00875000">
              <w:rPr>
                <w:rStyle w:val="Hyperlink"/>
                <w:rFonts w:cstheme="minorHAnsi"/>
                <w:noProof/>
              </w:rPr>
              <w:t>Operator Initiated Commitments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_Toc220601661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17</w:t>
            </w:r>
            <w:r w:rsidRPr="00875000">
              <w:rPr>
                <w:rFonts w:cstheme="minorHAnsi"/>
                <w:noProof/>
                <w:webHidden/>
              </w:rPr>
              <w:fldChar w:fldCharType="end"/>
            </w:r>
          </w:hyperlink>
        </w:p>
        <w:p w14:paraId="7E3E8819" w14:textId="39EDDAEC"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62" w:history="1">
            <w:r w:rsidRPr="00875000">
              <w:rPr>
                <w:rStyle w:val="Hyperlink"/>
                <w:rFonts w:cstheme="minorHAnsi"/>
                <w:noProof/>
              </w:rPr>
              <w:t>Ramp Sharing</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_Toc220601662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17</w:t>
            </w:r>
            <w:r w:rsidRPr="00875000">
              <w:rPr>
                <w:rFonts w:cstheme="minorHAnsi"/>
                <w:noProof/>
                <w:webHidden/>
              </w:rPr>
              <w:fldChar w:fldCharType="end"/>
            </w:r>
          </w:hyperlink>
        </w:p>
        <w:p w14:paraId="3FF81959" w14:textId="6054D4A2"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63" w:history="1">
            <w:r w:rsidRPr="00875000">
              <w:rPr>
                <w:rStyle w:val="Hyperlink"/>
                <w:rFonts w:cstheme="minorHAnsi"/>
                <w:noProof/>
              </w:rPr>
              <w:t>Available Outage Maintenance Margin</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_Toc220601663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18</w:t>
            </w:r>
            <w:r w:rsidRPr="00875000">
              <w:rPr>
                <w:rFonts w:cstheme="minorHAnsi"/>
                <w:noProof/>
                <w:webHidden/>
              </w:rPr>
              <w:fldChar w:fldCharType="end"/>
            </w:r>
          </w:hyperlink>
        </w:p>
        <w:p w14:paraId="2BF14553" w14:textId="6A5CE224"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64" w:history="1">
            <w:r w:rsidRPr="00875000">
              <w:rPr>
                <w:rStyle w:val="Hyperlink"/>
                <w:rFonts w:cstheme="minorHAnsi"/>
                <w:noProof/>
              </w:rPr>
              <w:t>Capacity of Generation on Outage</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_Toc220601664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18</w:t>
            </w:r>
            <w:r w:rsidRPr="00875000">
              <w:rPr>
                <w:rFonts w:cstheme="minorHAnsi"/>
                <w:noProof/>
                <w:webHidden/>
              </w:rPr>
              <w:fldChar w:fldCharType="end"/>
            </w:r>
          </w:hyperlink>
        </w:p>
        <w:p w14:paraId="61FD3A65" w14:textId="5E890A77"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65" w:history="1">
            <w:r w:rsidRPr="00875000">
              <w:rPr>
                <w:rStyle w:val="Hyperlink"/>
                <w:rFonts w:cstheme="minorHAnsi"/>
                <w:noProof/>
              </w:rPr>
              <w:t>Contingency Reserve Deployment</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_Toc220601665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18</w:t>
            </w:r>
            <w:r w:rsidRPr="00875000">
              <w:rPr>
                <w:rFonts w:cstheme="minorHAnsi"/>
                <w:noProof/>
                <w:webHidden/>
              </w:rPr>
              <w:fldChar w:fldCharType="end"/>
            </w:r>
          </w:hyperlink>
        </w:p>
        <w:p w14:paraId="4AB62C34" w14:textId="62EFC5C1"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66" w:history="1">
            <w:r w:rsidRPr="00875000">
              <w:rPr>
                <w:rStyle w:val="Hyperlink"/>
                <w:rFonts w:cstheme="minorHAnsi"/>
                <w:noProof/>
              </w:rPr>
              <w:t>Generation Mix Historical</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_Toc220601666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18</w:t>
            </w:r>
            <w:r w:rsidRPr="00875000">
              <w:rPr>
                <w:rFonts w:cstheme="minorHAnsi"/>
                <w:noProof/>
                <w:webHidden/>
              </w:rPr>
              <w:fldChar w:fldCharType="end"/>
            </w:r>
          </w:hyperlink>
        </w:p>
        <w:p w14:paraId="49CA95DD" w14:textId="5F732514"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67" w:history="1">
            <w:r w:rsidRPr="00875000">
              <w:rPr>
                <w:rStyle w:val="Hyperlink"/>
                <w:rFonts w:cstheme="minorHAnsi"/>
                <w:noProof/>
              </w:rPr>
              <w:t>Historical Tie Flow</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_Toc220601667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19</w:t>
            </w:r>
            <w:r w:rsidRPr="00875000">
              <w:rPr>
                <w:rFonts w:cstheme="minorHAnsi"/>
                <w:noProof/>
                <w:webHidden/>
              </w:rPr>
              <w:fldChar w:fldCharType="end"/>
            </w:r>
          </w:hyperlink>
        </w:p>
        <w:p w14:paraId="7BE42A5B" w14:textId="5D4B0B3B"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68" w:history="1">
            <w:r w:rsidRPr="00875000">
              <w:rPr>
                <w:rStyle w:val="Hyperlink"/>
                <w:rFonts w:cstheme="minorHAnsi"/>
                <w:noProof/>
              </w:rPr>
              <w:t>Hourly Generation Capacity by Fuel Type</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_Toc220601668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19</w:t>
            </w:r>
            <w:r w:rsidRPr="00875000">
              <w:rPr>
                <w:rFonts w:cstheme="minorHAnsi"/>
                <w:noProof/>
                <w:webHidden/>
              </w:rPr>
              <w:fldChar w:fldCharType="end"/>
            </w:r>
          </w:hyperlink>
        </w:p>
        <w:p w14:paraId="7B39D48C" w14:textId="09AD580C"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69" w:history="1">
            <w:r w:rsidRPr="00875000">
              <w:rPr>
                <w:rStyle w:val="Hyperlink"/>
                <w:rFonts w:cstheme="minorHAnsi"/>
                <w:noProof/>
              </w:rPr>
              <w:t>Hourly Load</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_Toc220601669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19</w:t>
            </w:r>
            <w:r w:rsidRPr="00875000">
              <w:rPr>
                <w:rFonts w:cstheme="minorHAnsi"/>
                <w:noProof/>
                <w:webHidden/>
              </w:rPr>
              <w:fldChar w:fldCharType="end"/>
            </w:r>
          </w:hyperlink>
        </w:p>
        <w:p w14:paraId="749C09D9" w14:textId="5481FA34"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70" w:history="1">
            <w:r w:rsidRPr="00875000">
              <w:rPr>
                <w:rStyle w:val="Hyperlink"/>
                <w:rFonts w:cstheme="minorHAnsi"/>
                <w:noProof/>
              </w:rPr>
              <w:t>Peak Load</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_Toc220601670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19</w:t>
            </w:r>
            <w:r w:rsidRPr="00875000">
              <w:rPr>
                <w:rFonts w:cstheme="minorHAnsi"/>
                <w:noProof/>
                <w:webHidden/>
              </w:rPr>
              <w:fldChar w:fldCharType="end"/>
            </w:r>
          </w:hyperlink>
        </w:p>
        <w:p w14:paraId="2132C7F0" w14:textId="571B7B8E"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71" w:history="1">
            <w:r w:rsidRPr="00875000">
              <w:rPr>
                <w:rStyle w:val="Hyperlink"/>
                <w:rFonts w:cstheme="minorHAnsi"/>
                <w:noProof/>
              </w:rPr>
              <w:t>Mid-Term Load Forecast (MTLF) vs. Actual</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_Toc220601671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19</w:t>
            </w:r>
            <w:r w:rsidRPr="00875000">
              <w:rPr>
                <w:rFonts w:cstheme="minorHAnsi"/>
                <w:noProof/>
                <w:webHidden/>
              </w:rPr>
              <w:fldChar w:fldCharType="end"/>
            </w:r>
          </w:hyperlink>
        </w:p>
        <w:p w14:paraId="342D10A3" w14:textId="7A643BEC"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72" w:history="1">
            <w:r w:rsidRPr="00875000">
              <w:rPr>
                <w:rStyle w:val="Hyperlink"/>
                <w:rFonts w:cstheme="minorHAnsi"/>
                <w:noProof/>
              </w:rPr>
              <w:t>Mid-Term Resource Forecast (MTRF)</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_Toc220601672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19</w:t>
            </w:r>
            <w:r w:rsidRPr="00875000">
              <w:rPr>
                <w:rFonts w:cstheme="minorHAnsi"/>
                <w:noProof/>
                <w:webHidden/>
              </w:rPr>
              <w:fldChar w:fldCharType="end"/>
            </w:r>
          </w:hyperlink>
        </w:p>
        <w:p w14:paraId="3FE41DDF" w14:textId="45FD2E81"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73" w:history="1">
            <w:r w:rsidRPr="00875000">
              <w:rPr>
                <w:rStyle w:val="Hyperlink"/>
                <w:rFonts w:cstheme="minorHAnsi"/>
                <w:noProof/>
              </w:rPr>
              <w:t>Resource Forecast by Reserve Zone</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_Toc220601673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19</w:t>
            </w:r>
            <w:r w:rsidRPr="00875000">
              <w:rPr>
                <w:rFonts w:cstheme="minorHAnsi"/>
                <w:noProof/>
                <w:webHidden/>
              </w:rPr>
              <w:fldChar w:fldCharType="end"/>
            </w:r>
          </w:hyperlink>
        </w:p>
        <w:p w14:paraId="2D5AD9FE" w14:textId="6E1DD70B"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74" w:history="1">
            <w:r w:rsidRPr="00875000">
              <w:rPr>
                <w:rStyle w:val="Hyperlink"/>
                <w:rFonts w:cstheme="minorHAnsi"/>
                <w:noProof/>
              </w:rPr>
              <w:t>Short-Term Load Forecast (STLF) vs. Actual</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_Toc220601674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20</w:t>
            </w:r>
            <w:r w:rsidRPr="00875000">
              <w:rPr>
                <w:rFonts w:cstheme="minorHAnsi"/>
                <w:noProof/>
                <w:webHidden/>
              </w:rPr>
              <w:fldChar w:fldCharType="end"/>
            </w:r>
          </w:hyperlink>
        </w:p>
        <w:p w14:paraId="1169A0EB" w14:textId="7E56BFC2"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75" w:history="1">
            <w:r w:rsidRPr="00875000">
              <w:rPr>
                <w:rStyle w:val="Hyperlink"/>
                <w:rFonts w:cstheme="minorHAnsi"/>
                <w:noProof/>
              </w:rPr>
              <w:t>Short-Term Resource Forecast (STRF)</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_Toc220601675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20</w:t>
            </w:r>
            <w:r w:rsidRPr="00875000">
              <w:rPr>
                <w:rFonts w:cstheme="minorHAnsi"/>
                <w:noProof/>
                <w:webHidden/>
              </w:rPr>
              <w:fldChar w:fldCharType="end"/>
            </w:r>
          </w:hyperlink>
        </w:p>
        <w:p w14:paraId="1C4F2154" w14:textId="76EF7DE2"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76" w:history="1">
            <w:r w:rsidRPr="00875000">
              <w:rPr>
                <w:rStyle w:val="Hyperlink"/>
                <w:rFonts w:cstheme="minorHAnsi"/>
                <w:noProof/>
              </w:rPr>
              <w:t>TCR Market</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_Toc220601676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20</w:t>
            </w:r>
            <w:r w:rsidRPr="00875000">
              <w:rPr>
                <w:rFonts w:cstheme="minorHAnsi"/>
                <w:noProof/>
                <w:webHidden/>
              </w:rPr>
              <w:fldChar w:fldCharType="end"/>
            </w:r>
          </w:hyperlink>
        </w:p>
        <w:p w14:paraId="22BE51B5" w14:textId="620108B4"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77" w:history="1">
            <w:r w:rsidRPr="00875000">
              <w:rPr>
                <w:rStyle w:val="Hyperlink"/>
                <w:rFonts w:cstheme="minorHAnsi"/>
                <w:noProof/>
              </w:rPr>
              <w:t>Daily Funding By Constraint</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_Toc220601677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20</w:t>
            </w:r>
            <w:r w:rsidRPr="00875000">
              <w:rPr>
                <w:rFonts w:cstheme="minorHAnsi"/>
                <w:noProof/>
                <w:webHidden/>
              </w:rPr>
              <w:fldChar w:fldCharType="end"/>
            </w:r>
          </w:hyperlink>
        </w:p>
        <w:p w14:paraId="7A515D73" w14:textId="10ECA8B8"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78" w:history="1">
            <w:r w:rsidRPr="00875000">
              <w:rPr>
                <w:rStyle w:val="Hyperlink"/>
                <w:rFonts w:cstheme="minorHAnsi"/>
                <w:noProof/>
              </w:rPr>
              <w:t>Electrically Equivalent Settlement Locations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_Toc220601678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20</w:t>
            </w:r>
            <w:r w:rsidRPr="00875000">
              <w:rPr>
                <w:rFonts w:cstheme="minorHAnsi"/>
                <w:noProof/>
                <w:webHidden/>
              </w:rPr>
              <w:fldChar w:fldCharType="end"/>
            </w:r>
          </w:hyperlink>
        </w:p>
        <w:p w14:paraId="1E7AF6AC" w14:textId="4E2443E2"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79" w:history="1">
            <w:r w:rsidRPr="00875000">
              <w:rPr>
                <w:rStyle w:val="Hyperlink"/>
                <w:rFonts w:cstheme="minorHAnsi"/>
                <w:noProof/>
              </w:rPr>
              <w:t>Monthly Funding By Constraint</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_Toc220601679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20</w:t>
            </w:r>
            <w:r w:rsidRPr="00875000">
              <w:rPr>
                <w:rFonts w:cstheme="minorHAnsi"/>
                <w:noProof/>
                <w:webHidden/>
              </w:rPr>
              <w:fldChar w:fldCharType="end"/>
            </w:r>
          </w:hyperlink>
        </w:p>
        <w:p w14:paraId="6E55DB8E" w14:textId="0596B87F"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80" w:history="1">
            <w:r w:rsidRPr="00875000">
              <w:rPr>
                <w:rStyle w:val="Hyperlink"/>
                <w:rFonts w:cstheme="minorHAnsi"/>
                <w:noProof/>
              </w:rPr>
              <w:t>FAQ</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_Toc220601680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20</w:t>
            </w:r>
            <w:r w:rsidRPr="00875000">
              <w:rPr>
                <w:rFonts w:cstheme="minorHAnsi"/>
                <w:noProof/>
                <w:webHidden/>
              </w:rPr>
              <w:fldChar w:fldCharType="end"/>
            </w:r>
          </w:hyperlink>
        </w:p>
        <w:p w14:paraId="6ED4C3D4" w14:textId="1C932019"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81" w:history="1">
            <w:r w:rsidRPr="00875000">
              <w:rPr>
                <w:rStyle w:val="Hyperlink"/>
                <w:rFonts w:cstheme="minorHAnsi"/>
                <w:noProof/>
              </w:rPr>
              <w:t>Reference Prices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_Toc220601681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20</w:t>
            </w:r>
            <w:r w:rsidRPr="00875000">
              <w:rPr>
                <w:rFonts w:cstheme="minorHAnsi"/>
                <w:noProof/>
                <w:webHidden/>
              </w:rPr>
              <w:fldChar w:fldCharType="end"/>
            </w:r>
          </w:hyperlink>
        </w:p>
        <w:p w14:paraId="736995EC" w14:textId="50F4EC0F"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82" w:history="1">
            <w:r w:rsidRPr="00875000">
              <w:rPr>
                <w:rStyle w:val="Hyperlink"/>
                <w:rFonts w:cstheme="minorHAnsi"/>
                <w:noProof/>
              </w:rPr>
              <w:t>TCR Allocation Historical Results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_Toc220601682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20</w:t>
            </w:r>
            <w:r w:rsidRPr="00875000">
              <w:rPr>
                <w:rFonts w:cstheme="minorHAnsi"/>
                <w:noProof/>
                <w:webHidden/>
              </w:rPr>
              <w:fldChar w:fldCharType="end"/>
            </w:r>
          </w:hyperlink>
        </w:p>
        <w:p w14:paraId="34A96CF4" w14:textId="27B01D12"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83" w:history="1">
            <w:r w:rsidRPr="00875000">
              <w:rPr>
                <w:rStyle w:val="Hyperlink"/>
                <w:rFonts w:cstheme="minorHAnsi"/>
                <w:noProof/>
              </w:rPr>
              <w:t>TCR Auction Historical Results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_Toc220601683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21</w:t>
            </w:r>
            <w:r w:rsidRPr="00875000">
              <w:rPr>
                <w:rFonts w:cstheme="minorHAnsi"/>
                <w:noProof/>
                <w:webHidden/>
              </w:rPr>
              <w:fldChar w:fldCharType="end"/>
            </w:r>
          </w:hyperlink>
        </w:p>
        <w:p w14:paraId="62C5ADF8" w14:textId="0AACFBCD"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84" w:history="1">
            <w:r w:rsidRPr="00875000">
              <w:rPr>
                <w:rStyle w:val="Hyperlink"/>
                <w:rFonts w:cstheme="minorHAnsi"/>
                <w:noProof/>
              </w:rPr>
              <w:t>TCR Calendar</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_Toc220601684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21</w:t>
            </w:r>
            <w:r w:rsidRPr="00875000">
              <w:rPr>
                <w:rFonts w:cstheme="minorHAnsi"/>
                <w:noProof/>
                <w:webHidden/>
              </w:rPr>
              <w:fldChar w:fldCharType="end"/>
            </w:r>
          </w:hyperlink>
        </w:p>
        <w:p w14:paraId="54B0016C" w14:textId="4849AA54"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85" w:history="1">
            <w:r w:rsidRPr="00875000">
              <w:rPr>
                <w:rStyle w:val="Hyperlink"/>
                <w:rFonts w:cstheme="minorHAnsi"/>
                <w:noProof/>
              </w:rPr>
              <w:t>TCR Product Period Hours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_Toc220601685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21</w:t>
            </w:r>
            <w:r w:rsidRPr="00875000">
              <w:rPr>
                <w:rFonts w:cstheme="minorHAnsi"/>
                <w:noProof/>
                <w:webHidden/>
              </w:rPr>
              <w:fldChar w:fldCharType="end"/>
            </w:r>
          </w:hyperlink>
        </w:p>
        <w:p w14:paraId="7F336F83" w14:textId="3433E006"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86" w:history="1">
            <w:r w:rsidRPr="00875000">
              <w:rPr>
                <w:rStyle w:val="Hyperlink"/>
                <w:rFonts w:cstheme="minorHAnsi"/>
                <w:noProof/>
              </w:rPr>
              <w:t>Real-Time Market Data (IM Charts)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_Toc220601686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21</w:t>
            </w:r>
            <w:r w:rsidRPr="00875000">
              <w:rPr>
                <w:rFonts w:cstheme="minorHAnsi"/>
                <w:noProof/>
                <w:webHidden/>
              </w:rPr>
              <w:fldChar w:fldCharType="end"/>
            </w:r>
          </w:hyperlink>
        </w:p>
        <w:p w14:paraId="7349E847" w14:textId="63032D59"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87" w:history="1">
            <w:r w:rsidRPr="00875000">
              <w:rPr>
                <w:rStyle w:val="Hyperlink"/>
                <w:rFonts w:cstheme="minorHAnsi"/>
                <w:noProof/>
              </w:rPr>
              <w:t>DBDA Commitments vs Load Forecast</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_Toc220601687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21</w:t>
            </w:r>
            <w:r w:rsidRPr="00875000">
              <w:rPr>
                <w:rFonts w:cstheme="minorHAnsi"/>
                <w:noProof/>
                <w:webHidden/>
              </w:rPr>
              <w:fldChar w:fldCharType="end"/>
            </w:r>
          </w:hyperlink>
        </w:p>
        <w:p w14:paraId="7560D703" w14:textId="0298CA31"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88" w:history="1">
            <w:r w:rsidRPr="00875000">
              <w:rPr>
                <w:rStyle w:val="Hyperlink"/>
                <w:rFonts w:cstheme="minorHAnsi"/>
                <w:noProof/>
              </w:rPr>
              <w:t>ACE Chart</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_Toc220601688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21</w:t>
            </w:r>
            <w:r w:rsidRPr="00875000">
              <w:rPr>
                <w:rFonts w:cstheme="minorHAnsi"/>
                <w:noProof/>
                <w:webHidden/>
              </w:rPr>
              <w:fldChar w:fldCharType="end"/>
            </w:r>
          </w:hyperlink>
        </w:p>
        <w:p w14:paraId="1F258B99" w14:textId="7659A2A4"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89" w:history="1">
            <w:r w:rsidRPr="00875000">
              <w:rPr>
                <w:rStyle w:val="Hyperlink"/>
                <w:rFonts w:cstheme="minorHAnsi"/>
                <w:noProof/>
              </w:rPr>
              <w:t>Forecast vs. Actual</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_Toc220601689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21</w:t>
            </w:r>
            <w:r w:rsidRPr="00875000">
              <w:rPr>
                <w:rFonts w:cstheme="minorHAnsi"/>
                <w:noProof/>
                <w:webHidden/>
              </w:rPr>
              <w:fldChar w:fldCharType="end"/>
            </w:r>
          </w:hyperlink>
        </w:p>
        <w:p w14:paraId="7E6929A5" w14:textId="7EDA6EA6"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90" w:history="1">
            <w:r w:rsidRPr="00875000">
              <w:rPr>
                <w:rStyle w:val="Hyperlink"/>
                <w:rFonts w:cstheme="minorHAnsi"/>
                <w:noProof/>
              </w:rPr>
              <w:t>Generation Mix</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_Toc220601690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22</w:t>
            </w:r>
            <w:r w:rsidRPr="00875000">
              <w:rPr>
                <w:rFonts w:cstheme="minorHAnsi"/>
                <w:noProof/>
                <w:webHidden/>
              </w:rPr>
              <w:fldChar w:fldCharType="end"/>
            </w:r>
          </w:hyperlink>
        </w:p>
        <w:p w14:paraId="236FA092" w14:textId="05B3ACBC"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91" w:history="1">
            <w:r w:rsidRPr="00875000">
              <w:rPr>
                <w:rStyle w:val="Hyperlink"/>
                <w:rFonts w:cstheme="minorHAnsi"/>
                <w:noProof/>
              </w:rPr>
              <w:t>Generation Mix Rolling 365</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_Toc220601691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22</w:t>
            </w:r>
            <w:r w:rsidRPr="00875000">
              <w:rPr>
                <w:rFonts w:cstheme="minorHAnsi"/>
                <w:noProof/>
                <w:webHidden/>
              </w:rPr>
              <w:fldChar w:fldCharType="end"/>
            </w:r>
          </w:hyperlink>
        </w:p>
        <w:p w14:paraId="0C6FBDCF" w14:textId="7CB8BD48"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92" w:history="1">
            <w:r w:rsidRPr="00875000">
              <w:rPr>
                <w:rStyle w:val="Hyperlink"/>
                <w:rFonts w:cstheme="minorHAnsi"/>
                <w:noProof/>
              </w:rPr>
              <w:t>Generation Mix YTD</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_Toc220601692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22</w:t>
            </w:r>
            <w:r w:rsidRPr="00875000">
              <w:rPr>
                <w:rFonts w:cstheme="minorHAnsi"/>
                <w:noProof/>
                <w:webHidden/>
              </w:rPr>
              <w:fldChar w:fldCharType="end"/>
            </w:r>
          </w:hyperlink>
        </w:p>
        <w:p w14:paraId="35D16D97" w14:textId="4D6D4C4F"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93" w:history="1">
            <w:r w:rsidRPr="00875000">
              <w:rPr>
                <w:rStyle w:val="Hyperlink"/>
                <w:rFonts w:cstheme="minorHAnsi"/>
                <w:noProof/>
              </w:rPr>
              <w:t>Hub and Interface Prices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_Toc220601693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22</w:t>
            </w:r>
            <w:r w:rsidRPr="00875000">
              <w:rPr>
                <w:rFonts w:cstheme="minorHAnsi"/>
                <w:noProof/>
                <w:webHidden/>
              </w:rPr>
              <w:fldChar w:fldCharType="end"/>
            </w:r>
          </w:hyperlink>
        </w:p>
        <w:p w14:paraId="3E6606F5" w14:textId="4FE09C61"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94" w:history="1">
            <w:r w:rsidRPr="00875000">
              <w:rPr>
                <w:rStyle w:val="Hyperlink"/>
                <w:rFonts w:cstheme="minorHAnsi"/>
                <w:noProof/>
              </w:rPr>
              <w:t>Interchange Trend</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_Toc220601694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22</w:t>
            </w:r>
            <w:r w:rsidRPr="00875000">
              <w:rPr>
                <w:rFonts w:cstheme="minorHAnsi"/>
                <w:noProof/>
                <w:webHidden/>
              </w:rPr>
              <w:fldChar w:fldCharType="end"/>
            </w:r>
          </w:hyperlink>
        </w:p>
        <w:p w14:paraId="6B25BB52" w14:textId="72948B70"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695" w:history="1">
            <w:r w:rsidRPr="00875000">
              <w:rPr>
                <w:rStyle w:val="Hyperlink"/>
                <w:rFonts w:cstheme="minorHAnsi"/>
                <w:i/>
                <w:iCs/>
                <w:noProof/>
              </w:rPr>
              <w:t>Real-Time Reliability</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_Toc220601695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22</w:t>
            </w:r>
            <w:r w:rsidRPr="00875000">
              <w:rPr>
                <w:rFonts w:cstheme="minorHAnsi"/>
                <w:noProof/>
                <w:webHidden/>
              </w:rPr>
              <w:fldChar w:fldCharType="end"/>
            </w:r>
          </w:hyperlink>
        </w:p>
        <w:p w14:paraId="21901C39" w14:textId="3272FB4E"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96" w:history="1">
            <w:r w:rsidRPr="00875000">
              <w:rPr>
                <w:rStyle w:val="Hyperlink"/>
                <w:rFonts w:cstheme="minorHAnsi"/>
                <w:noProof/>
              </w:rPr>
              <w:t>Capacity Outlook</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_Toc220601696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22</w:t>
            </w:r>
            <w:r w:rsidRPr="00875000">
              <w:rPr>
                <w:rFonts w:cstheme="minorHAnsi"/>
                <w:noProof/>
                <w:webHidden/>
              </w:rPr>
              <w:fldChar w:fldCharType="end"/>
            </w:r>
          </w:hyperlink>
        </w:p>
        <w:p w14:paraId="30976BAF" w14:textId="5CDBDBD6"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97" w:history="1">
            <w:r w:rsidRPr="00875000">
              <w:rPr>
                <w:rStyle w:val="Hyperlink"/>
                <w:rFonts w:cstheme="minorHAnsi"/>
                <w:noProof/>
              </w:rPr>
              <w:t>Forecast Interchange</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_Toc220601697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22</w:t>
            </w:r>
            <w:r w:rsidRPr="00875000">
              <w:rPr>
                <w:rFonts w:cstheme="minorHAnsi"/>
                <w:noProof/>
                <w:webHidden/>
              </w:rPr>
              <w:fldChar w:fldCharType="end"/>
            </w:r>
          </w:hyperlink>
        </w:p>
        <w:p w14:paraId="3C0ADC29" w14:textId="45B84E43"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98" w:history="1">
            <w:r w:rsidRPr="00875000">
              <w:rPr>
                <w:rStyle w:val="Hyperlink"/>
                <w:rFonts w:cstheme="minorHAnsi"/>
                <w:noProof/>
              </w:rPr>
              <w:t>Net Interchange</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_Toc220601698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22</w:t>
            </w:r>
            <w:r w:rsidRPr="00875000">
              <w:rPr>
                <w:rFonts w:cstheme="minorHAnsi"/>
                <w:noProof/>
                <w:webHidden/>
              </w:rPr>
              <w:fldChar w:fldCharType="end"/>
            </w:r>
          </w:hyperlink>
        </w:p>
        <w:p w14:paraId="07ACE498" w14:textId="597C48E6"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699" w:history="1">
            <w:r w:rsidRPr="00875000">
              <w:rPr>
                <w:rStyle w:val="Hyperlink"/>
                <w:rFonts w:cstheme="minorHAnsi"/>
                <w:noProof/>
              </w:rPr>
              <w:t>Description: Algebraic sum of all scheduled megawatt transfers in and out of Southwest Power Pool on a 5-minute basis.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_Toc220601699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22</w:t>
            </w:r>
            <w:r w:rsidRPr="00875000">
              <w:rPr>
                <w:rFonts w:cstheme="minorHAnsi"/>
                <w:noProof/>
                <w:webHidden/>
              </w:rPr>
              <w:fldChar w:fldCharType="end"/>
            </w:r>
          </w:hyperlink>
        </w:p>
        <w:p w14:paraId="0ECA4A94" w14:textId="3F760DB0"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700" w:history="1">
            <w:r w:rsidRPr="00875000">
              <w:rPr>
                <w:rStyle w:val="Hyperlink"/>
                <w:rFonts w:cstheme="minorHAnsi"/>
                <w:noProof/>
              </w:rPr>
              <w:t>RT Remaining Reserves Gauge</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_Toc220601700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22</w:t>
            </w:r>
            <w:r w:rsidRPr="00875000">
              <w:rPr>
                <w:rFonts w:cstheme="minorHAnsi"/>
                <w:noProof/>
                <w:webHidden/>
              </w:rPr>
              <w:fldChar w:fldCharType="end"/>
            </w:r>
          </w:hyperlink>
        </w:p>
        <w:p w14:paraId="019BBB74" w14:textId="79298DF6"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701" w:history="1">
            <w:r w:rsidRPr="00875000">
              <w:rPr>
                <w:rStyle w:val="Hyperlink"/>
                <w:rFonts w:cstheme="minorHAnsi"/>
                <w:noProof/>
              </w:rPr>
              <w:t>Remaining Reserves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_Toc220601701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23</w:t>
            </w:r>
            <w:r w:rsidRPr="00875000">
              <w:rPr>
                <w:rFonts w:cstheme="minorHAnsi"/>
                <w:noProof/>
                <w:webHidden/>
              </w:rPr>
              <w:fldChar w:fldCharType="end"/>
            </w:r>
          </w:hyperlink>
        </w:p>
        <w:p w14:paraId="4E7300A5" w14:textId="64B5718F"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702" w:history="1">
            <w:r w:rsidRPr="00875000">
              <w:rPr>
                <w:rStyle w:val="Hyperlink"/>
                <w:rFonts w:cstheme="minorHAnsi"/>
                <w:i/>
                <w:iCs/>
                <w:noProof/>
              </w:rPr>
              <w:t>Operations Reports</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_Toc220601702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23</w:t>
            </w:r>
            <w:r w:rsidRPr="00875000">
              <w:rPr>
                <w:rFonts w:cstheme="minorHAnsi"/>
                <w:noProof/>
                <w:webHidden/>
              </w:rPr>
              <w:fldChar w:fldCharType="end"/>
            </w:r>
          </w:hyperlink>
        </w:p>
        <w:p w14:paraId="2CEC99ED" w14:textId="67BA4520" w:rsidR="002524FB" w:rsidRPr="00875000" w:rsidRDefault="002524FB">
          <w:pPr>
            <w:pStyle w:val="TOC2"/>
            <w:tabs>
              <w:tab w:val="right" w:leader="dot" w:pos="10790"/>
            </w:tabs>
            <w:rPr>
              <w:rFonts w:eastAsiaTheme="minorEastAsia" w:cstheme="minorHAnsi"/>
              <w:noProof/>
              <w:kern w:val="2"/>
              <w:sz w:val="24"/>
              <w:szCs w:val="24"/>
              <w14:ligatures w14:val="standardContextual"/>
            </w:rPr>
          </w:pPr>
          <w:hyperlink w:anchor="_Toc220601703" w:history="1">
            <w:r w:rsidRPr="00875000">
              <w:rPr>
                <w:rStyle w:val="Hyperlink"/>
                <w:rFonts w:cstheme="minorHAnsi"/>
                <w:noProof/>
              </w:rPr>
              <w:t>Mileage Factor</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_Toc220601703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23</w:t>
            </w:r>
            <w:r w:rsidRPr="00875000">
              <w:rPr>
                <w:rFonts w:cstheme="minorHAnsi"/>
                <w:noProof/>
                <w:webHidden/>
              </w:rPr>
              <w:fldChar w:fldCharType="end"/>
            </w:r>
          </w:hyperlink>
        </w:p>
        <w:p w14:paraId="0BD9F231" w14:textId="0153581A" w:rsidR="002524FB" w:rsidRPr="00875000" w:rsidRDefault="002524FB">
          <w:pPr>
            <w:pStyle w:val="TOC1"/>
            <w:tabs>
              <w:tab w:val="right" w:leader="dot" w:pos="10790"/>
            </w:tabs>
            <w:rPr>
              <w:rFonts w:eastAsiaTheme="minorEastAsia" w:cstheme="minorHAnsi"/>
              <w:noProof/>
              <w:kern w:val="2"/>
              <w:sz w:val="24"/>
              <w:szCs w:val="24"/>
              <w14:ligatures w14:val="standardContextual"/>
            </w:rPr>
          </w:pPr>
          <w:hyperlink w:anchor="_Toc220601704" w:history="1">
            <w:r w:rsidRPr="00875000">
              <w:rPr>
                <w:rStyle w:val="Hyperlink"/>
                <w:rFonts w:cstheme="minorHAnsi"/>
                <w:noProof/>
              </w:rPr>
              <w:t>State Estimator Data</w:t>
            </w:r>
            <w:r w:rsidRPr="00875000">
              <w:rPr>
                <w:rFonts w:cstheme="minorHAnsi"/>
                <w:noProof/>
                <w:webHidden/>
              </w:rPr>
              <w:tab/>
            </w:r>
            <w:r w:rsidRPr="00875000">
              <w:rPr>
                <w:rFonts w:cstheme="minorHAnsi"/>
                <w:noProof/>
                <w:webHidden/>
              </w:rPr>
              <w:fldChar w:fldCharType="begin"/>
            </w:r>
            <w:r w:rsidRPr="00875000">
              <w:rPr>
                <w:rFonts w:cstheme="minorHAnsi"/>
                <w:noProof/>
                <w:webHidden/>
              </w:rPr>
              <w:instrText xml:space="preserve"> PAGEREF _Toc220601704 \h </w:instrText>
            </w:r>
            <w:r w:rsidRPr="00875000">
              <w:rPr>
                <w:rFonts w:cstheme="minorHAnsi"/>
                <w:noProof/>
                <w:webHidden/>
              </w:rPr>
            </w:r>
            <w:r w:rsidRPr="00875000">
              <w:rPr>
                <w:rFonts w:cstheme="minorHAnsi"/>
                <w:noProof/>
                <w:webHidden/>
              </w:rPr>
              <w:fldChar w:fldCharType="separate"/>
            </w:r>
            <w:r w:rsidRPr="00875000">
              <w:rPr>
                <w:rFonts w:cstheme="minorHAnsi"/>
                <w:noProof/>
                <w:webHidden/>
              </w:rPr>
              <w:t>23</w:t>
            </w:r>
            <w:r w:rsidRPr="00875000">
              <w:rPr>
                <w:rFonts w:cstheme="minorHAnsi"/>
                <w:noProof/>
                <w:webHidden/>
              </w:rPr>
              <w:fldChar w:fldCharType="end"/>
            </w:r>
          </w:hyperlink>
        </w:p>
        <w:p w14:paraId="23605D1F" w14:textId="432CF427" w:rsidR="003E7AD3" w:rsidRDefault="003E7AD3" w:rsidP="00CE0EB0">
          <w:pPr>
            <w:pStyle w:val="TOC1"/>
            <w:tabs>
              <w:tab w:val="right" w:leader="dot" w:pos="10790"/>
            </w:tabs>
            <w:spacing w:line="240" w:lineRule="auto"/>
            <w:contextualSpacing/>
          </w:pPr>
          <w:r w:rsidRPr="00EA6B21">
            <w:rPr>
              <w:b/>
              <w:bCs/>
              <w:noProof/>
            </w:rPr>
            <w:fldChar w:fldCharType="end"/>
          </w:r>
        </w:p>
      </w:sdtContent>
    </w:sdt>
    <w:p w14:paraId="42E1312C" w14:textId="77777777" w:rsidR="00641A9F" w:rsidRDefault="00641A9F" w:rsidP="00CE0EB0">
      <w:pPr>
        <w:spacing w:line="240" w:lineRule="auto"/>
        <w:contextualSpacing/>
      </w:pPr>
    </w:p>
    <w:p w14:paraId="542846B1" w14:textId="77777777" w:rsidR="00641A9F" w:rsidRDefault="00641A9F" w:rsidP="00CE0EB0">
      <w:pPr>
        <w:spacing w:line="240" w:lineRule="auto"/>
        <w:contextualSpacing/>
      </w:pPr>
    </w:p>
    <w:p w14:paraId="282CC8BF" w14:textId="77777777" w:rsidR="00641A9F" w:rsidRDefault="00641A9F" w:rsidP="00CE0EB0">
      <w:pPr>
        <w:spacing w:line="240" w:lineRule="auto"/>
        <w:contextualSpacing/>
      </w:pPr>
    </w:p>
    <w:p w14:paraId="591E160F" w14:textId="77777777" w:rsidR="00641A9F" w:rsidRDefault="00641A9F" w:rsidP="00CE0EB0">
      <w:pPr>
        <w:spacing w:line="240" w:lineRule="auto"/>
        <w:contextualSpacing/>
      </w:pPr>
    </w:p>
    <w:p w14:paraId="72413302" w14:textId="77777777" w:rsidR="00641A9F" w:rsidRDefault="00641A9F" w:rsidP="00CE0EB0">
      <w:pPr>
        <w:spacing w:line="240" w:lineRule="auto"/>
        <w:contextualSpacing/>
      </w:pPr>
    </w:p>
    <w:p w14:paraId="4A4ED3B4" w14:textId="77777777" w:rsidR="00641A9F" w:rsidRDefault="00641A9F" w:rsidP="00CE0EB0">
      <w:pPr>
        <w:spacing w:line="240" w:lineRule="auto"/>
        <w:contextualSpacing/>
      </w:pPr>
    </w:p>
    <w:p w14:paraId="4D1C8385" w14:textId="77777777" w:rsidR="00641A9F" w:rsidRDefault="00641A9F" w:rsidP="00CE0EB0">
      <w:pPr>
        <w:spacing w:line="240" w:lineRule="auto"/>
        <w:contextualSpacing/>
      </w:pPr>
    </w:p>
    <w:p w14:paraId="59EE6B11" w14:textId="77777777" w:rsidR="00641A9F" w:rsidRDefault="00641A9F" w:rsidP="00CE0EB0">
      <w:pPr>
        <w:spacing w:line="240" w:lineRule="auto"/>
        <w:contextualSpacing/>
      </w:pPr>
    </w:p>
    <w:p w14:paraId="2A8E5EA4" w14:textId="40DCF21B" w:rsidR="00641A9F" w:rsidRDefault="00641A9F" w:rsidP="00CE0EB0">
      <w:pPr>
        <w:spacing w:line="240" w:lineRule="auto"/>
        <w:contextualSpacing/>
      </w:pPr>
    </w:p>
    <w:p w14:paraId="7740DE8F" w14:textId="4A8A7758" w:rsidR="00EA229A" w:rsidRDefault="00EA229A" w:rsidP="00CE0EB0">
      <w:pPr>
        <w:spacing w:line="240" w:lineRule="auto"/>
        <w:contextualSpacing/>
      </w:pPr>
    </w:p>
    <w:p w14:paraId="3D113838" w14:textId="59E6129D" w:rsidR="00EA229A" w:rsidRDefault="00EA229A" w:rsidP="00CE0EB0">
      <w:pPr>
        <w:spacing w:line="240" w:lineRule="auto"/>
        <w:contextualSpacing/>
      </w:pPr>
    </w:p>
    <w:p w14:paraId="6A64F1B1" w14:textId="77777777" w:rsidR="00EA229A" w:rsidRDefault="00EA229A" w:rsidP="00CE0EB0">
      <w:pPr>
        <w:spacing w:line="240" w:lineRule="auto"/>
        <w:contextualSpacing/>
      </w:pPr>
    </w:p>
    <w:p w14:paraId="32D18FE6" w14:textId="77777777" w:rsidR="00641A9F" w:rsidRDefault="00641A9F" w:rsidP="00CE0EB0">
      <w:pPr>
        <w:spacing w:line="240" w:lineRule="auto"/>
        <w:contextualSpacing/>
      </w:pPr>
    </w:p>
    <w:p w14:paraId="2C8A279F" w14:textId="11833D66" w:rsidR="00641A9F" w:rsidRDefault="00641A9F" w:rsidP="00CE0EB0">
      <w:pPr>
        <w:spacing w:line="240" w:lineRule="auto"/>
        <w:contextualSpacing/>
      </w:pPr>
    </w:p>
    <w:p w14:paraId="4B1EDA06" w14:textId="77777777" w:rsidR="00E30A77" w:rsidRPr="00641A9F" w:rsidRDefault="00E30A77" w:rsidP="00CE0EB0">
      <w:pPr>
        <w:pStyle w:val="Heading1"/>
        <w:spacing w:line="240" w:lineRule="auto"/>
        <w:contextualSpacing/>
      </w:pPr>
      <w:bookmarkStart w:id="0" w:name="_Toc220601615"/>
      <w:r w:rsidRPr="00641A9F">
        <w:lastRenderedPageBreak/>
        <w:t>Revision History</w:t>
      </w:r>
      <w:bookmarkEnd w:id="0"/>
    </w:p>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1"/>
        <w:gridCol w:w="1339"/>
        <w:gridCol w:w="1710"/>
        <w:gridCol w:w="6570"/>
      </w:tblGrid>
      <w:tr w:rsidR="00E30A77" w:rsidRPr="00DB10B9" w14:paraId="423E8ACC" w14:textId="77777777" w:rsidTr="0038419E">
        <w:trPr>
          <w:trHeight w:val="340"/>
        </w:trPr>
        <w:tc>
          <w:tcPr>
            <w:tcW w:w="1451" w:type="dxa"/>
            <w:tcBorders>
              <w:top w:val="single" w:sz="4" w:space="0" w:color="C0C0C0"/>
              <w:left w:val="single" w:sz="4" w:space="0" w:color="C0C0C0"/>
              <w:bottom w:val="single" w:sz="4" w:space="0" w:color="auto"/>
              <w:right w:val="single" w:sz="18" w:space="0" w:color="FFFFFF"/>
            </w:tcBorders>
            <w:shd w:val="clear" w:color="auto" w:fill="6699CC"/>
            <w:vAlign w:val="center"/>
          </w:tcPr>
          <w:p w14:paraId="799EFB28" w14:textId="77777777" w:rsidR="00E30A77" w:rsidRPr="00DB10B9" w:rsidRDefault="00E30A77" w:rsidP="00CE0EB0">
            <w:pPr>
              <w:spacing w:line="240" w:lineRule="auto"/>
              <w:contextualSpacing/>
              <w:rPr>
                <w:rFonts w:ascii="Verdana" w:hAnsi="Verdana" w:cs="Arial"/>
                <w:b/>
                <w:color w:val="FFFFFF"/>
              </w:rPr>
            </w:pPr>
            <w:r w:rsidRPr="00DB10B9">
              <w:rPr>
                <w:rFonts w:ascii="Verdana" w:hAnsi="Verdana" w:cs="Arial"/>
                <w:b/>
                <w:color w:val="FFFFFF"/>
              </w:rPr>
              <w:t>Version No.</w:t>
            </w:r>
          </w:p>
        </w:tc>
        <w:tc>
          <w:tcPr>
            <w:tcW w:w="1339" w:type="dxa"/>
            <w:tcBorders>
              <w:top w:val="single" w:sz="4" w:space="0" w:color="C0C0C0"/>
              <w:left w:val="single" w:sz="18" w:space="0" w:color="FFFFFF"/>
              <w:bottom w:val="single" w:sz="4" w:space="0" w:color="auto"/>
              <w:right w:val="single" w:sz="18" w:space="0" w:color="FFFFFF"/>
            </w:tcBorders>
            <w:shd w:val="clear" w:color="auto" w:fill="6699CC"/>
            <w:vAlign w:val="center"/>
          </w:tcPr>
          <w:p w14:paraId="63162BB5" w14:textId="77777777" w:rsidR="00E30A77" w:rsidRPr="00DB10B9" w:rsidRDefault="00E30A77" w:rsidP="00CE0EB0">
            <w:pPr>
              <w:spacing w:line="240" w:lineRule="auto"/>
              <w:contextualSpacing/>
              <w:rPr>
                <w:rFonts w:ascii="Verdana" w:hAnsi="Verdana" w:cs="Arial"/>
                <w:b/>
                <w:color w:val="FFFFFF"/>
              </w:rPr>
            </w:pPr>
            <w:r w:rsidRPr="00DB10B9">
              <w:rPr>
                <w:rFonts w:ascii="Verdana" w:hAnsi="Verdana" w:cs="Arial"/>
                <w:b/>
                <w:color w:val="FFFFFF"/>
              </w:rPr>
              <w:t>Date</w:t>
            </w:r>
          </w:p>
        </w:tc>
        <w:tc>
          <w:tcPr>
            <w:tcW w:w="1710" w:type="dxa"/>
            <w:tcBorders>
              <w:top w:val="single" w:sz="4" w:space="0" w:color="C0C0C0"/>
              <w:left w:val="single" w:sz="18" w:space="0" w:color="FFFFFF"/>
              <w:bottom w:val="single" w:sz="4" w:space="0" w:color="auto"/>
              <w:right w:val="single" w:sz="18" w:space="0" w:color="FFFFFF"/>
            </w:tcBorders>
            <w:shd w:val="clear" w:color="auto" w:fill="6699CC"/>
            <w:vAlign w:val="center"/>
          </w:tcPr>
          <w:p w14:paraId="6497BA75" w14:textId="77777777" w:rsidR="00E30A77" w:rsidRPr="00DB10B9" w:rsidRDefault="00E30A77" w:rsidP="00CE0EB0">
            <w:pPr>
              <w:spacing w:line="240" w:lineRule="auto"/>
              <w:contextualSpacing/>
              <w:rPr>
                <w:rFonts w:ascii="Verdana" w:hAnsi="Verdana" w:cs="Arial"/>
                <w:b/>
                <w:color w:val="FFFFFF"/>
              </w:rPr>
            </w:pPr>
            <w:r w:rsidRPr="00DB10B9">
              <w:rPr>
                <w:rFonts w:ascii="Verdana" w:hAnsi="Verdana" w:cs="Arial"/>
                <w:b/>
                <w:color w:val="FFFFFF"/>
              </w:rPr>
              <w:t>Author</w:t>
            </w:r>
          </w:p>
        </w:tc>
        <w:tc>
          <w:tcPr>
            <w:tcW w:w="6570" w:type="dxa"/>
            <w:tcBorders>
              <w:top w:val="single" w:sz="4" w:space="0" w:color="C0C0C0"/>
              <w:left w:val="single" w:sz="18" w:space="0" w:color="FFFFFF"/>
              <w:bottom w:val="single" w:sz="4" w:space="0" w:color="auto"/>
              <w:right w:val="single" w:sz="4" w:space="0" w:color="C0C0C0"/>
            </w:tcBorders>
            <w:shd w:val="clear" w:color="auto" w:fill="6699CC"/>
            <w:vAlign w:val="center"/>
          </w:tcPr>
          <w:p w14:paraId="2BD91670" w14:textId="77777777" w:rsidR="00E30A77" w:rsidRPr="00DB10B9" w:rsidRDefault="00E30A77" w:rsidP="00CE0EB0">
            <w:pPr>
              <w:spacing w:line="240" w:lineRule="auto"/>
              <w:contextualSpacing/>
              <w:rPr>
                <w:rFonts w:ascii="Verdana" w:hAnsi="Verdana" w:cs="Arial"/>
                <w:b/>
                <w:color w:val="FFFFFF"/>
              </w:rPr>
            </w:pPr>
            <w:r w:rsidRPr="00DB10B9">
              <w:rPr>
                <w:rFonts w:ascii="Verdana" w:hAnsi="Verdana" w:cs="Arial"/>
                <w:b/>
                <w:color w:val="FFFFFF"/>
              </w:rPr>
              <w:t>Revision Description</w:t>
            </w:r>
          </w:p>
        </w:tc>
      </w:tr>
      <w:tr w:rsidR="00E30A77" w:rsidRPr="00DB10B9" w14:paraId="7C6A5528"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745F9237" w14:textId="77777777" w:rsidR="00E30A77" w:rsidRPr="00F60E21" w:rsidRDefault="00E30A77" w:rsidP="00CE0EB0">
            <w:pPr>
              <w:spacing w:line="240" w:lineRule="auto"/>
              <w:contextualSpacing/>
              <w:rPr>
                <w:rFonts w:ascii="Arial" w:hAnsi="Arial" w:cs="Arial"/>
                <w:sz w:val="20"/>
                <w:szCs w:val="20"/>
              </w:rPr>
            </w:pPr>
            <w:r w:rsidRPr="00F60E21">
              <w:rPr>
                <w:rFonts w:ascii="Arial" w:hAnsi="Arial" w:cs="Arial"/>
                <w:sz w:val="20"/>
                <w:szCs w:val="20"/>
              </w:rPr>
              <w:t>1</w:t>
            </w:r>
          </w:p>
        </w:tc>
        <w:tc>
          <w:tcPr>
            <w:tcW w:w="1339" w:type="dxa"/>
            <w:tcBorders>
              <w:top w:val="single" w:sz="4" w:space="0" w:color="auto"/>
              <w:left w:val="single" w:sz="4" w:space="0" w:color="auto"/>
              <w:bottom w:val="single" w:sz="4" w:space="0" w:color="auto"/>
              <w:right w:val="single" w:sz="4" w:space="0" w:color="auto"/>
            </w:tcBorders>
            <w:vAlign w:val="center"/>
          </w:tcPr>
          <w:p w14:paraId="11794D95" w14:textId="77777777" w:rsidR="00E30A77" w:rsidRPr="00F60E21" w:rsidRDefault="00E30A77" w:rsidP="00CE0EB0">
            <w:pPr>
              <w:spacing w:line="240" w:lineRule="auto"/>
              <w:contextualSpacing/>
              <w:rPr>
                <w:rFonts w:ascii="Arial" w:hAnsi="Arial" w:cs="Arial"/>
                <w:sz w:val="20"/>
                <w:szCs w:val="20"/>
              </w:rPr>
            </w:pPr>
            <w:r w:rsidRPr="00F60E21">
              <w:rPr>
                <w:rFonts w:ascii="Arial" w:hAnsi="Arial" w:cs="Arial"/>
                <w:sz w:val="20"/>
                <w:szCs w:val="20"/>
              </w:rPr>
              <w:t>4/22/2013</w:t>
            </w:r>
          </w:p>
        </w:tc>
        <w:tc>
          <w:tcPr>
            <w:tcW w:w="1710" w:type="dxa"/>
            <w:tcBorders>
              <w:top w:val="single" w:sz="4" w:space="0" w:color="auto"/>
              <w:left w:val="single" w:sz="4" w:space="0" w:color="auto"/>
              <w:bottom w:val="single" w:sz="4" w:space="0" w:color="auto"/>
              <w:right w:val="single" w:sz="4" w:space="0" w:color="auto"/>
            </w:tcBorders>
            <w:vAlign w:val="center"/>
          </w:tcPr>
          <w:p w14:paraId="75A1FB82" w14:textId="77777777" w:rsidR="00E30A77" w:rsidRPr="00F60E21" w:rsidRDefault="00E30A77" w:rsidP="00CE0EB0">
            <w:pPr>
              <w:spacing w:line="240" w:lineRule="auto"/>
              <w:contextualSpacing/>
              <w:rPr>
                <w:rFonts w:ascii="Arial" w:hAnsi="Arial" w:cs="Arial"/>
                <w:sz w:val="20"/>
                <w:szCs w:val="20"/>
              </w:rPr>
            </w:pPr>
            <w:r w:rsidRPr="00F60E21">
              <w:rPr>
                <w:rFonts w:ascii="Arial" w:hAnsi="Arial" w:cs="Arial"/>
                <w:sz w:val="20"/>
                <w:szCs w:val="20"/>
              </w:rPr>
              <w:t>Ben Hefner</w:t>
            </w:r>
          </w:p>
        </w:tc>
        <w:tc>
          <w:tcPr>
            <w:tcW w:w="6570" w:type="dxa"/>
            <w:tcBorders>
              <w:top w:val="single" w:sz="4" w:space="0" w:color="auto"/>
              <w:left w:val="single" w:sz="4" w:space="0" w:color="auto"/>
              <w:bottom w:val="single" w:sz="4" w:space="0" w:color="auto"/>
              <w:right w:val="single" w:sz="4" w:space="0" w:color="auto"/>
            </w:tcBorders>
            <w:vAlign w:val="center"/>
          </w:tcPr>
          <w:p w14:paraId="623A94C6" w14:textId="77777777" w:rsidR="00E30A77" w:rsidRPr="00F60E21" w:rsidRDefault="00E30A77" w:rsidP="00CE0EB0">
            <w:pPr>
              <w:spacing w:line="240" w:lineRule="auto"/>
              <w:contextualSpacing/>
              <w:rPr>
                <w:rFonts w:ascii="Arial" w:hAnsi="Arial" w:cs="Arial"/>
                <w:sz w:val="20"/>
                <w:szCs w:val="20"/>
              </w:rPr>
            </w:pPr>
            <w:r w:rsidRPr="00F60E21">
              <w:rPr>
                <w:rFonts w:ascii="Arial" w:hAnsi="Arial" w:cs="Arial"/>
                <w:sz w:val="20"/>
                <w:szCs w:val="20"/>
              </w:rPr>
              <w:t>Initial Draft</w:t>
            </w:r>
          </w:p>
        </w:tc>
      </w:tr>
      <w:tr w:rsidR="00E30A77" w:rsidRPr="00DB10B9" w14:paraId="6D0737B0" w14:textId="77777777" w:rsidTr="0038419E">
        <w:trPr>
          <w:trHeight w:val="1224"/>
        </w:trPr>
        <w:tc>
          <w:tcPr>
            <w:tcW w:w="1451" w:type="dxa"/>
            <w:tcBorders>
              <w:top w:val="single" w:sz="4" w:space="0" w:color="auto"/>
              <w:left w:val="single" w:sz="4" w:space="0" w:color="auto"/>
              <w:bottom w:val="single" w:sz="4" w:space="0" w:color="auto"/>
              <w:right w:val="single" w:sz="4" w:space="0" w:color="auto"/>
            </w:tcBorders>
            <w:vAlign w:val="center"/>
          </w:tcPr>
          <w:p w14:paraId="1651C895" w14:textId="77777777" w:rsidR="00E30A77" w:rsidRPr="00F60E21" w:rsidRDefault="00E30A77" w:rsidP="00CE0EB0">
            <w:pPr>
              <w:spacing w:after="0" w:line="240" w:lineRule="auto"/>
              <w:contextualSpacing/>
              <w:rPr>
                <w:rFonts w:ascii="Arial" w:hAnsi="Arial" w:cs="Arial"/>
                <w:sz w:val="20"/>
                <w:szCs w:val="20"/>
              </w:rPr>
            </w:pPr>
            <w:r w:rsidRPr="00F60E21">
              <w:rPr>
                <w:rFonts w:ascii="Arial" w:hAnsi="Arial" w:cs="Arial"/>
                <w:sz w:val="20"/>
                <w:szCs w:val="20"/>
              </w:rPr>
              <w:t>2</w:t>
            </w:r>
          </w:p>
        </w:tc>
        <w:tc>
          <w:tcPr>
            <w:tcW w:w="1339" w:type="dxa"/>
            <w:tcBorders>
              <w:top w:val="single" w:sz="4" w:space="0" w:color="auto"/>
              <w:left w:val="single" w:sz="4" w:space="0" w:color="auto"/>
              <w:bottom w:val="single" w:sz="4" w:space="0" w:color="auto"/>
              <w:right w:val="single" w:sz="4" w:space="0" w:color="auto"/>
            </w:tcBorders>
            <w:vAlign w:val="center"/>
          </w:tcPr>
          <w:p w14:paraId="5A88C914" w14:textId="77777777" w:rsidR="00E30A77" w:rsidRPr="00F60E21" w:rsidRDefault="00E30A77" w:rsidP="00CE0EB0">
            <w:pPr>
              <w:spacing w:after="0" w:line="240" w:lineRule="auto"/>
              <w:contextualSpacing/>
              <w:rPr>
                <w:rFonts w:ascii="Arial" w:hAnsi="Arial" w:cs="Arial"/>
                <w:sz w:val="20"/>
                <w:szCs w:val="20"/>
              </w:rPr>
            </w:pPr>
            <w:r w:rsidRPr="00F60E21">
              <w:rPr>
                <w:rFonts w:ascii="Arial" w:hAnsi="Arial" w:cs="Arial"/>
                <w:sz w:val="20"/>
                <w:szCs w:val="20"/>
              </w:rPr>
              <w:t>6/19/2013</w:t>
            </w:r>
          </w:p>
        </w:tc>
        <w:tc>
          <w:tcPr>
            <w:tcW w:w="1710" w:type="dxa"/>
            <w:tcBorders>
              <w:top w:val="single" w:sz="4" w:space="0" w:color="auto"/>
              <w:left w:val="single" w:sz="4" w:space="0" w:color="auto"/>
              <w:bottom w:val="single" w:sz="4" w:space="0" w:color="auto"/>
              <w:right w:val="single" w:sz="4" w:space="0" w:color="auto"/>
            </w:tcBorders>
            <w:vAlign w:val="center"/>
          </w:tcPr>
          <w:p w14:paraId="4C96F302" w14:textId="77777777" w:rsidR="00E30A77" w:rsidRPr="00F60E21" w:rsidRDefault="00E30A77" w:rsidP="00CE0EB0">
            <w:pPr>
              <w:spacing w:after="0" w:line="240" w:lineRule="auto"/>
              <w:contextualSpacing/>
              <w:rPr>
                <w:rFonts w:ascii="Arial" w:hAnsi="Arial" w:cs="Arial"/>
                <w:sz w:val="20"/>
                <w:szCs w:val="20"/>
              </w:rPr>
            </w:pPr>
            <w:r w:rsidRPr="00F60E21">
              <w:rPr>
                <w:rFonts w:ascii="Arial" w:hAnsi="Arial" w:cs="Arial"/>
                <w:sz w:val="20"/>
                <w:szCs w:val="20"/>
              </w:rPr>
              <w:t>Ben Hefner</w:t>
            </w:r>
            <w:r w:rsidR="00DE31BC" w:rsidRPr="00F60E21">
              <w:rPr>
                <w:rFonts w:ascii="Arial" w:hAnsi="Arial" w:cs="Arial"/>
                <w:sz w:val="20"/>
                <w:szCs w:val="20"/>
              </w:rPr>
              <w:t>, Jacob Pannell</w:t>
            </w:r>
          </w:p>
        </w:tc>
        <w:tc>
          <w:tcPr>
            <w:tcW w:w="6570" w:type="dxa"/>
            <w:tcBorders>
              <w:top w:val="single" w:sz="4" w:space="0" w:color="auto"/>
              <w:left w:val="single" w:sz="4" w:space="0" w:color="auto"/>
              <w:bottom w:val="single" w:sz="4" w:space="0" w:color="auto"/>
              <w:right w:val="single" w:sz="4" w:space="0" w:color="auto"/>
            </w:tcBorders>
            <w:vAlign w:val="center"/>
          </w:tcPr>
          <w:p w14:paraId="55F57F66" w14:textId="77777777" w:rsidR="00E30A77" w:rsidRPr="00F60E21" w:rsidRDefault="00E30A77" w:rsidP="00CE0EB0">
            <w:pPr>
              <w:spacing w:after="0" w:line="240" w:lineRule="auto"/>
              <w:contextualSpacing/>
              <w:rPr>
                <w:rFonts w:ascii="Arial" w:hAnsi="Arial" w:cs="Arial"/>
                <w:sz w:val="20"/>
                <w:szCs w:val="20"/>
              </w:rPr>
            </w:pPr>
            <w:r w:rsidRPr="00F60E21">
              <w:rPr>
                <w:rFonts w:ascii="Arial" w:hAnsi="Arial" w:cs="Arial"/>
                <w:sz w:val="20"/>
                <w:szCs w:val="20"/>
              </w:rPr>
              <w:t>Added STLF, MTLF, DA LMP by Bus</w:t>
            </w:r>
          </w:p>
          <w:p w14:paraId="46254691" w14:textId="77777777" w:rsidR="00E30A77" w:rsidRPr="00F60E21" w:rsidRDefault="00E30A77" w:rsidP="00CE0EB0">
            <w:pPr>
              <w:spacing w:after="0" w:line="240" w:lineRule="auto"/>
              <w:contextualSpacing/>
              <w:rPr>
                <w:rFonts w:ascii="Arial" w:hAnsi="Arial" w:cs="Arial"/>
                <w:sz w:val="20"/>
                <w:szCs w:val="20"/>
              </w:rPr>
            </w:pPr>
            <w:r w:rsidRPr="00F60E21">
              <w:rPr>
                <w:rFonts w:ascii="Arial" w:hAnsi="Arial" w:cs="Arial"/>
                <w:sz w:val="20"/>
                <w:szCs w:val="20"/>
              </w:rPr>
              <w:t>Modified DA Clearing to include OR, NSI and Total Demand columns</w:t>
            </w:r>
          </w:p>
          <w:p w14:paraId="1F1112B4" w14:textId="77777777" w:rsidR="00A51FC6" w:rsidRPr="00F60E21" w:rsidRDefault="00E30A77" w:rsidP="00CE0EB0">
            <w:pPr>
              <w:spacing w:after="0" w:line="240" w:lineRule="auto"/>
              <w:contextualSpacing/>
              <w:rPr>
                <w:rFonts w:ascii="Arial" w:hAnsi="Arial" w:cs="Arial"/>
                <w:sz w:val="20"/>
                <w:szCs w:val="20"/>
              </w:rPr>
            </w:pPr>
            <w:r w:rsidRPr="00F60E21">
              <w:rPr>
                <w:rFonts w:ascii="Arial" w:hAnsi="Arial" w:cs="Arial"/>
                <w:sz w:val="20"/>
                <w:szCs w:val="20"/>
              </w:rPr>
              <w:t>Modified DA and RTBM MCP to display MCP values by reserve zone and include product types as columns instead of rows.</w:t>
            </w:r>
          </w:p>
        </w:tc>
      </w:tr>
      <w:tr w:rsidR="00A51FC6" w14:paraId="67F6DCFE" w14:textId="77777777" w:rsidTr="0038419E">
        <w:trPr>
          <w:trHeight w:val="1224"/>
        </w:trPr>
        <w:tc>
          <w:tcPr>
            <w:tcW w:w="1451" w:type="dxa"/>
            <w:tcBorders>
              <w:top w:val="single" w:sz="4" w:space="0" w:color="auto"/>
              <w:left w:val="single" w:sz="4" w:space="0" w:color="auto"/>
              <w:bottom w:val="single" w:sz="4" w:space="0" w:color="auto"/>
              <w:right w:val="single" w:sz="4" w:space="0" w:color="auto"/>
            </w:tcBorders>
            <w:vAlign w:val="center"/>
          </w:tcPr>
          <w:p w14:paraId="48F052E6" w14:textId="77777777" w:rsidR="00A51FC6" w:rsidRPr="00F60E21" w:rsidRDefault="00A51FC6" w:rsidP="00CE0EB0">
            <w:pPr>
              <w:spacing w:after="0" w:line="240" w:lineRule="auto"/>
              <w:contextualSpacing/>
              <w:rPr>
                <w:rFonts w:ascii="Arial" w:hAnsi="Arial" w:cs="Arial"/>
                <w:sz w:val="20"/>
                <w:szCs w:val="20"/>
              </w:rPr>
            </w:pPr>
            <w:r w:rsidRPr="00F60E21">
              <w:rPr>
                <w:rFonts w:ascii="Arial" w:hAnsi="Arial" w:cs="Arial"/>
                <w:sz w:val="20"/>
                <w:szCs w:val="20"/>
              </w:rPr>
              <w:t>3</w:t>
            </w:r>
          </w:p>
        </w:tc>
        <w:tc>
          <w:tcPr>
            <w:tcW w:w="1339" w:type="dxa"/>
            <w:tcBorders>
              <w:top w:val="single" w:sz="4" w:space="0" w:color="auto"/>
              <w:left w:val="single" w:sz="4" w:space="0" w:color="auto"/>
              <w:bottom w:val="single" w:sz="4" w:space="0" w:color="auto"/>
              <w:right w:val="single" w:sz="4" w:space="0" w:color="auto"/>
            </w:tcBorders>
            <w:vAlign w:val="center"/>
          </w:tcPr>
          <w:p w14:paraId="46A9140D" w14:textId="77777777" w:rsidR="00A51FC6" w:rsidRPr="00F60E21" w:rsidRDefault="00A51FC6" w:rsidP="00CE0EB0">
            <w:pPr>
              <w:spacing w:after="0" w:line="240" w:lineRule="auto"/>
              <w:contextualSpacing/>
              <w:rPr>
                <w:rFonts w:ascii="Arial" w:hAnsi="Arial" w:cs="Arial"/>
                <w:sz w:val="20"/>
                <w:szCs w:val="20"/>
              </w:rPr>
            </w:pPr>
            <w:r w:rsidRPr="00F60E21">
              <w:rPr>
                <w:rFonts w:ascii="Arial" w:hAnsi="Arial" w:cs="Arial"/>
                <w:sz w:val="20"/>
                <w:szCs w:val="20"/>
              </w:rPr>
              <w:t>8/27/2013</w:t>
            </w:r>
          </w:p>
        </w:tc>
        <w:tc>
          <w:tcPr>
            <w:tcW w:w="1710" w:type="dxa"/>
            <w:tcBorders>
              <w:top w:val="single" w:sz="4" w:space="0" w:color="auto"/>
              <w:left w:val="single" w:sz="4" w:space="0" w:color="auto"/>
              <w:bottom w:val="single" w:sz="4" w:space="0" w:color="auto"/>
              <w:right w:val="single" w:sz="4" w:space="0" w:color="auto"/>
            </w:tcBorders>
            <w:vAlign w:val="center"/>
          </w:tcPr>
          <w:p w14:paraId="5F731009" w14:textId="77777777" w:rsidR="00A51FC6" w:rsidRPr="00F60E21" w:rsidRDefault="00A51FC6" w:rsidP="00CE0EB0">
            <w:pPr>
              <w:spacing w:after="0" w:line="240" w:lineRule="auto"/>
              <w:contextualSpacing/>
              <w:rPr>
                <w:rFonts w:ascii="Arial" w:hAnsi="Arial" w:cs="Arial"/>
                <w:sz w:val="20"/>
                <w:szCs w:val="20"/>
              </w:rPr>
            </w:pPr>
            <w:r w:rsidRPr="00F60E21">
              <w:rPr>
                <w:rFonts w:ascii="Arial" w:hAnsi="Arial" w:cs="Arial"/>
                <w:sz w:val="20"/>
                <w:szCs w:val="20"/>
              </w:rPr>
              <w:t>Ben Hefner, Jacob Pannell</w:t>
            </w:r>
          </w:p>
        </w:tc>
        <w:tc>
          <w:tcPr>
            <w:tcW w:w="6570" w:type="dxa"/>
            <w:tcBorders>
              <w:top w:val="single" w:sz="4" w:space="0" w:color="auto"/>
              <w:left w:val="single" w:sz="4" w:space="0" w:color="auto"/>
              <w:bottom w:val="single" w:sz="4" w:space="0" w:color="auto"/>
              <w:right w:val="single" w:sz="4" w:space="0" w:color="auto"/>
            </w:tcBorders>
            <w:vAlign w:val="center"/>
          </w:tcPr>
          <w:p w14:paraId="5C3B16E3" w14:textId="77777777" w:rsidR="00A51FC6" w:rsidRPr="00F60E21" w:rsidRDefault="00A51FC6" w:rsidP="00CE0EB0">
            <w:pPr>
              <w:spacing w:after="0" w:line="240" w:lineRule="auto"/>
              <w:contextualSpacing/>
              <w:rPr>
                <w:rFonts w:ascii="Arial" w:hAnsi="Arial" w:cs="Arial"/>
                <w:sz w:val="20"/>
                <w:szCs w:val="20"/>
              </w:rPr>
            </w:pPr>
            <w:r w:rsidRPr="00F60E21">
              <w:rPr>
                <w:rFonts w:ascii="Arial" w:hAnsi="Arial" w:cs="Arial"/>
                <w:sz w:val="20"/>
                <w:szCs w:val="20"/>
              </w:rPr>
              <w:t xml:space="preserve">Added </w:t>
            </w:r>
            <w:r w:rsidR="002702FD" w:rsidRPr="00F60E21">
              <w:rPr>
                <w:rFonts w:ascii="Arial" w:hAnsi="Arial" w:cs="Arial"/>
                <w:sz w:val="20"/>
                <w:szCs w:val="20"/>
              </w:rPr>
              <w:t xml:space="preserve">Operational Data </w:t>
            </w:r>
            <w:r w:rsidRPr="00F60E21">
              <w:rPr>
                <w:rFonts w:ascii="Arial" w:hAnsi="Arial" w:cs="Arial"/>
                <w:sz w:val="20"/>
                <w:szCs w:val="20"/>
              </w:rPr>
              <w:t>Short Term Win</w:t>
            </w:r>
            <w:r w:rsidR="009D308D" w:rsidRPr="00F60E21">
              <w:rPr>
                <w:rFonts w:ascii="Arial" w:hAnsi="Arial" w:cs="Arial"/>
                <w:sz w:val="20"/>
                <w:szCs w:val="20"/>
              </w:rPr>
              <w:t>d Forecast and DA Wind Forecast</w:t>
            </w:r>
          </w:p>
          <w:p w14:paraId="61E9F8B3" w14:textId="77777777" w:rsidR="00A51FC6" w:rsidRPr="00F60E21" w:rsidRDefault="00A51FC6" w:rsidP="00CE0EB0">
            <w:pPr>
              <w:spacing w:after="0" w:line="240" w:lineRule="auto"/>
              <w:contextualSpacing/>
              <w:rPr>
                <w:rFonts w:ascii="Arial" w:hAnsi="Arial" w:cs="Arial"/>
                <w:sz w:val="20"/>
                <w:szCs w:val="20"/>
              </w:rPr>
            </w:pPr>
            <w:r w:rsidRPr="00F60E21">
              <w:rPr>
                <w:rFonts w:ascii="Arial" w:hAnsi="Arial" w:cs="Arial"/>
                <w:sz w:val="20"/>
                <w:szCs w:val="20"/>
              </w:rPr>
              <w:t>Modified RTBM and DA Binding Constraints to include Constraint</w:t>
            </w:r>
            <w:r w:rsidR="00932317" w:rsidRPr="00F60E21">
              <w:rPr>
                <w:rFonts w:ascii="Arial" w:hAnsi="Arial" w:cs="Arial"/>
                <w:sz w:val="20"/>
                <w:szCs w:val="20"/>
              </w:rPr>
              <w:t xml:space="preserve"> Type </w:t>
            </w:r>
            <w:r w:rsidR="00A80C64" w:rsidRPr="00F60E21">
              <w:rPr>
                <w:rFonts w:ascii="Arial" w:hAnsi="Arial" w:cs="Arial"/>
                <w:sz w:val="20"/>
                <w:szCs w:val="20"/>
              </w:rPr>
              <w:t>and Contingent Facility columns</w:t>
            </w:r>
          </w:p>
        </w:tc>
      </w:tr>
      <w:tr w:rsidR="003F6750" w14:paraId="53016C66" w14:textId="77777777" w:rsidTr="0038419E">
        <w:trPr>
          <w:trHeight w:val="1224"/>
        </w:trPr>
        <w:tc>
          <w:tcPr>
            <w:tcW w:w="1451" w:type="dxa"/>
            <w:tcBorders>
              <w:top w:val="single" w:sz="4" w:space="0" w:color="auto"/>
              <w:left w:val="single" w:sz="4" w:space="0" w:color="auto"/>
              <w:bottom w:val="single" w:sz="4" w:space="0" w:color="auto"/>
              <w:right w:val="single" w:sz="4" w:space="0" w:color="auto"/>
            </w:tcBorders>
            <w:vAlign w:val="center"/>
          </w:tcPr>
          <w:p w14:paraId="0488E0AE" w14:textId="77777777" w:rsidR="003F6750" w:rsidRPr="00F60E21" w:rsidRDefault="003F6750" w:rsidP="00CE0EB0">
            <w:pPr>
              <w:spacing w:after="0" w:line="240" w:lineRule="auto"/>
              <w:contextualSpacing/>
              <w:rPr>
                <w:rFonts w:ascii="Arial" w:hAnsi="Arial" w:cs="Arial"/>
                <w:sz w:val="20"/>
                <w:szCs w:val="20"/>
              </w:rPr>
            </w:pPr>
            <w:r w:rsidRPr="00F60E21">
              <w:rPr>
                <w:rFonts w:ascii="Arial" w:hAnsi="Arial" w:cs="Arial"/>
                <w:sz w:val="20"/>
                <w:szCs w:val="20"/>
              </w:rPr>
              <w:t>4</w:t>
            </w:r>
          </w:p>
        </w:tc>
        <w:tc>
          <w:tcPr>
            <w:tcW w:w="1339" w:type="dxa"/>
            <w:tcBorders>
              <w:top w:val="single" w:sz="4" w:space="0" w:color="auto"/>
              <w:left w:val="single" w:sz="4" w:space="0" w:color="auto"/>
              <w:bottom w:val="single" w:sz="4" w:space="0" w:color="auto"/>
              <w:right w:val="single" w:sz="4" w:space="0" w:color="auto"/>
            </w:tcBorders>
            <w:vAlign w:val="center"/>
          </w:tcPr>
          <w:p w14:paraId="122035FA" w14:textId="77777777" w:rsidR="003F6750" w:rsidRPr="00F60E21" w:rsidRDefault="00AD3810" w:rsidP="00CE0EB0">
            <w:pPr>
              <w:spacing w:after="0" w:line="240" w:lineRule="auto"/>
              <w:contextualSpacing/>
              <w:rPr>
                <w:rFonts w:ascii="Arial" w:hAnsi="Arial" w:cs="Arial"/>
                <w:sz w:val="20"/>
                <w:szCs w:val="20"/>
              </w:rPr>
            </w:pPr>
            <w:r w:rsidRPr="00F60E21">
              <w:rPr>
                <w:rFonts w:ascii="Arial" w:hAnsi="Arial" w:cs="Arial"/>
                <w:sz w:val="20"/>
                <w:szCs w:val="20"/>
              </w:rPr>
              <w:t>3/25</w:t>
            </w:r>
            <w:r w:rsidR="003F6750" w:rsidRPr="00F60E21">
              <w:rPr>
                <w:rFonts w:ascii="Arial" w:hAnsi="Arial" w:cs="Arial"/>
                <w:sz w:val="20"/>
                <w:szCs w:val="20"/>
              </w:rPr>
              <w:t>/2014</w:t>
            </w:r>
          </w:p>
        </w:tc>
        <w:tc>
          <w:tcPr>
            <w:tcW w:w="1710" w:type="dxa"/>
            <w:tcBorders>
              <w:top w:val="single" w:sz="4" w:space="0" w:color="auto"/>
              <w:left w:val="single" w:sz="4" w:space="0" w:color="auto"/>
              <w:bottom w:val="single" w:sz="4" w:space="0" w:color="auto"/>
              <w:right w:val="single" w:sz="4" w:space="0" w:color="auto"/>
            </w:tcBorders>
            <w:vAlign w:val="center"/>
          </w:tcPr>
          <w:p w14:paraId="78C36539" w14:textId="77777777" w:rsidR="003F6750" w:rsidRPr="00F60E21" w:rsidRDefault="003F6750" w:rsidP="00CE0EB0">
            <w:pPr>
              <w:spacing w:after="0" w:line="240" w:lineRule="auto"/>
              <w:contextualSpacing/>
              <w:rPr>
                <w:rFonts w:ascii="Arial" w:hAnsi="Arial" w:cs="Arial"/>
                <w:sz w:val="20"/>
                <w:szCs w:val="20"/>
              </w:rPr>
            </w:pPr>
            <w:r w:rsidRPr="00F60E21">
              <w:rPr>
                <w:rFonts w:ascii="Arial" w:hAnsi="Arial" w:cs="Arial"/>
                <w:sz w:val="20"/>
                <w:szCs w:val="20"/>
              </w:rPr>
              <w:t>Ben Hefner</w:t>
            </w:r>
            <w:r w:rsidR="00A80C64" w:rsidRPr="00F60E21">
              <w:rPr>
                <w:rFonts w:ascii="Arial" w:hAnsi="Arial" w:cs="Arial"/>
                <w:sz w:val="20"/>
                <w:szCs w:val="20"/>
              </w:rPr>
              <w:t>, Jacob Pannell</w:t>
            </w:r>
          </w:p>
        </w:tc>
        <w:tc>
          <w:tcPr>
            <w:tcW w:w="6570" w:type="dxa"/>
            <w:tcBorders>
              <w:top w:val="single" w:sz="4" w:space="0" w:color="auto"/>
              <w:left w:val="single" w:sz="4" w:space="0" w:color="auto"/>
              <w:bottom w:val="single" w:sz="4" w:space="0" w:color="auto"/>
              <w:right w:val="single" w:sz="4" w:space="0" w:color="auto"/>
            </w:tcBorders>
            <w:vAlign w:val="center"/>
          </w:tcPr>
          <w:p w14:paraId="7B0F3EC1" w14:textId="77777777" w:rsidR="00A621A1" w:rsidRPr="00F60E21" w:rsidRDefault="00A621A1" w:rsidP="00CE0EB0">
            <w:pPr>
              <w:spacing w:after="0" w:line="240" w:lineRule="auto"/>
              <w:contextualSpacing/>
              <w:rPr>
                <w:rFonts w:ascii="Arial" w:hAnsi="Arial" w:cs="Arial"/>
                <w:sz w:val="20"/>
                <w:szCs w:val="20"/>
              </w:rPr>
            </w:pPr>
            <w:r w:rsidRPr="00F60E21">
              <w:rPr>
                <w:rFonts w:ascii="Arial" w:hAnsi="Arial" w:cs="Arial"/>
                <w:sz w:val="20"/>
                <w:szCs w:val="20"/>
              </w:rPr>
              <w:t xml:space="preserve">Added </w:t>
            </w:r>
            <w:r w:rsidR="00A80C64" w:rsidRPr="00F60E21">
              <w:rPr>
                <w:rFonts w:ascii="Arial" w:hAnsi="Arial" w:cs="Arial"/>
                <w:sz w:val="20"/>
                <w:szCs w:val="20"/>
              </w:rPr>
              <w:t>“</w:t>
            </w:r>
            <w:r w:rsidRPr="00F60E21">
              <w:rPr>
                <w:rFonts w:ascii="Arial" w:hAnsi="Arial" w:cs="Arial"/>
                <w:sz w:val="20"/>
                <w:szCs w:val="20"/>
              </w:rPr>
              <w:t>Data Locations Summary</w:t>
            </w:r>
            <w:r w:rsidR="00A80C64" w:rsidRPr="00F60E21">
              <w:rPr>
                <w:rFonts w:ascii="Arial" w:hAnsi="Arial" w:cs="Arial"/>
                <w:sz w:val="20"/>
                <w:szCs w:val="20"/>
              </w:rPr>
              <w:t>”</w:t>
            </w:r>
            <w:r w:rsidRPr="00F60E21">
              <w:rPr>
                <w:rFonts w:ascii="Arial" w:hAnsi="Arial" w:cs="Arial"/>
                <w:sz w:val="20"/>
                <w:szCs w:val="20"/>
              </w:rPr>
              <w:t xml:space="preserve"> table</w:t>
            </w:r>
          </w:p>
          <w:p w14:paraId="12E7667B" w14:textId="77777777" w:rsidR="00A621A1" w:rsidRPr="00F60E21" w:rsidRDefault="00A621A1" w:rsidP="00CE0EB0">
            <w:pPr>
              <w:spacing w:after="0" w:line="240" w:lineRule="auto"/>
              <w:contextualSpacing/>
              <w:rPr>
                <w:rFonts w:ascii="Arial" w:hAnsi="Arial" w:cs="Arial"/>
                <w:sz w:val="20"/>
                <w:szCs w:val="20"/>
              </w:rPr>
            </w:pPr>
            <w:r w:rsidRPr="00F60E21">
              <w:rPr>
                <w:rFonts w:ascii="Arial" w:hAnsi="Arial" w:cs="Arial"/>
                <w:sz w:val="20"/>
                <w:szCs w:val="20"/>
              </w:rPr>
              <w:t xml:space="preserve">Modified </w:t>
            </w:r>
            <w:r w:rsidR="000F73F3" w:rsidRPr="00F60E21">
              <w:rPr>
                <w:rFonts w:ascii="Arial" w:hAnsi="Arial" w:cs="Arial"/>
                <w:sz w:val="20"/>
                <w:szCs w:val="20"/>
              </w:rPr>
              <w:t xml:space="preserve">LMP, MLC, MCC and MEC attributes for </w:t>
            </w:r>
            <w:r w:rsidRPr="00F60E21">
              <w:rPr>
                <w:rFonts w:ascii="Arial" w:hAnsi="Arial" w:cs="Arial"/>
                <w:sz w:val="20"/>
                <w:szCs w:val="20"/>
              </w:rPr>
              <w:t xml:space="preserve">RTBM </w:t>
            </w:r>
            <w:r w:rsidR="000F73F3" w:rsidRPr="00F60E21">
              <w:rPr>
                <w:rFonts w:ascii="Arial" w:hAnsi="Arial" w:cs="Arial"/>
                <w:sz w:val="20"/>
                <w:szCs w:val="20"/>
              </w:rPr>
              <w:t xml:space="preserve">and DA </w:t>
            </w:r>
            <w:r w:rsidRPr="00F60E21">
              <w:rPr>
                <w:rFonts w:ascii="Arial" w:hAnsi="Arial" w:cs="Arial"/>
                <w:sz w:val="20"/>
                <w:szCs w:val="20"/>
              </w:rPr>
              <w:t>LMP</w:t>
            </w:r>
            <w:r w:rsidR="00990539" w:rsidRPr="00F60E21">
              <w:rPr>
                <w:rFonts w:ascii="Arial" w:hAnsi="Arial" w:cs="Arial"/>
                <w:sz w:val="20"/>
                <w:szCs w:val="20"/>
              </w:rPr>
              <w:t xml:space="preserve"> by Settlement Location</w:t>
            </w:r>
            <w:r w:rsidR="000F73F3" w:rsidRPr="00F60E21">
              <w:rPr>
                <w:rFonts w:ascii="Arial" w:hAnsi="Arial" w:cs="Arial"/>
                <w:sz w:val="20"/>
                <w:szCs w:val="20"/>
              </w:rPr>
              <w:t xml:space="preserve"> and </w:t>
            </w:r>
            <w:r w:rsidR="00990539" w:rsidRPr="00F60E21">
              <w:rPr>
                <w:rFonts w:ascii="Arial" w:hAnsi="Arial" w:cs="Arial"/>
                <w:sz w:val="20"/>
                <w:szCs w:val="20"/>
              </w:rPr>
              <w:t>LMP by Bus</w:t>
            </w:r>
            <w:r w:rsidR="000F73F3" w:rsidRPr="00F60E21">
              <w:rPr>
                <w:rFonts w:ascii="Arial" w:hAnsi="Arial" w:cs="Arial"/>
                <w:sz w:val="20"/>
                <w:szCs w:val="20"/>
              </w:rPr>
              <w:t xml:space="preserve"> </w:t>
            </w:r>
            <w:r w:rsidRPr="00F60E21">
              <w:rPr>
                <w:rFonts w:ascii="Arial" w:hAnsi="Arial" w:cs="Arial"/>
                <w:sz w:val="20"/>
                <w:szCs w:val="20"/>
              </w:rPr>
              <w:t>to re</w:t>
            </w:r>
            <w:r w:rsidR="00A80C64" w:rsidRPr="00F60E21">
              <w:rPr>
                <w:rFonts w:ascii="Arial" w:hAnsi="Arial" w:cs="Arial"/>
                <w:sz w:val="20"/>
                <w:szCs w:val="20"/>
              </w:rPr>
              <w:t>flect ten-thousandths precision</w:t>
            </w:r>
          </w:p>
          <w:p w14:paraId="5253339B" w14:textId="77777777" w:rsidR="000F73F3" w:rsidRPr="00F60E21" w:rsidRDefault="000F73F3" w:rsidP="00CE0EB0">
            <w:pPr>
              <w:spacing w:after="0" w:line="240" w:lineRule="auto"/>
              <w:contextualSpacing/>
              <w:rPr>
                <w:rFonts w:ascii="Arial" w:hAnsi="Arial" w:cs="Arial"/>
                <w:sz w:val="20"/>
                <w:szCs w:val="20"/>
              </w:rPr>
            </w:pPr>
            <w:r w:rsidRPr="00F60E21">
              <w:rPr>
                <w:rFonts w:ascii="Arial" w:hAnsi="Arial" w:cs="Arial"/>
                <w:sz w:val="20"/>
                <w:szCs w:val="20"/>
              </w:rPr>
              <w:t>Modified RegUP, RegDN, Spin and Supp attributes for RTBM and DA MCP to re</w:t>
            </w:r>
            <w:r w:rsidR="00A80C64" w:rsidRPr="00F60E21">
              <w:rPr>
                <w:rFonts w:ascii="Arial" w:hAnsi="Arial" w:cs="Arial"/>
                <w:sz w:val="20"/>
                <w:szCs w:val="20"/>
              </w:rPr>
              <w:t>flect ten-thousandths precision</w:t>
            </w:r>
          </w:p>
          <w:p w14:paraId="5CEFA09E" w14:textId="77777777" w:rsidR="00A80C64" w:rsidRPr="00F60E21" w:rsidRDefault="00A80C64" w:rsidP="00CE0EB0">
            <w:pPr>
              <w:spacing w:after="0" w:line="240" w:lineRule="auto"/>
              <w:contextualSpacing/>
              <w:rPr>
                <w:rFonts w:ascii="Arial" w:hAnsi="Arial" w:cs="Arial"/>
                <w:sz w:val="20"/>
                <w:szCs w:val="20"/>
              </w:rPr>
            </w:pPr>
            <w:r w:rsidRPr="00F60E21">
              <w:rPr>
                <w:rFonts w:ascii="Arial" w:hAnsi="Arial" w:cs="Arial"/>
                <w:sz w:val="20"/>
                <w:szCs w:val="20"/>
              </w:rPr>
              <w:t>Modified Shadow Price attribute for RTBM and DA Binding Limits to reflect ten-thousandths precision</w:t>
            </w:r>
          </w:p>
          <w:p w14:paraId="6FF1A908" w14:textId="77777777" w:rsidR="00797EA5" w:rsidRPr="00F60E21" w:rsidRDefault="00005B6D" w:rsidP="00CE0EB0">
            <w:pPr>
              <w:spacing w:after="0" w:line="240" w:lineRule="auto"/>
              <w:contextualSpacing/>
              <w:rPr>
                <w:rFonts w:ascii="Arial" w:hAnsi="Arial" w:cs="Arial"/>
                <w:sz w:val="20"/>
                <w:szCs w:val="20"/>
              </w:rPr>
            </w:pPr>
            <w:r w:rsidRPr="00F60E21">
              <w:rPr>
                <w:rFonts w:ascii="Arial" w:hAnsi="Arial" w:cs="Arial"/>
                <w:sz w:val="20"/>
                <w:szCs w:val="20"/>
              </w:rPr>
              <w:t>Added “GMTIntervalEnd” column to</w:t>
            </w:r>
            <w:r w:rsidR="00F60E21" w:rsidRPr="00F60E21">
              <w:rPr>
                <w:rFonts w:ascii="Arial" w:hAnsi="Arial" w:cs="Arial"/>
                <w:sz w:val="20"/>
                <w:szCs w:val="20"/>
              </w:rPr>
              <w:t xml:space="preserve"> </w:t>
            </w:r>
            <w:r w:rsidR="002A3311" w:rsidRPr="002A3311">
              <w:rPr>
                <w:rFonts w:ascii="Arial" w:hAnsi="Arial" w:cs="Arial"/>
                <w:sz w:val="20"/>
                <w:szCs w:val="20"/>
              </w:rPr>
              <w:t>RTBM LMP by Settlement Location, RTBM LMP by Bus, RTBM MCP, RTBM Binding Constraints, DA LMP by Settlement Location, DA LMP by BUS, DA MCP, DA Binding Constraints, DA Market Clearing, OD Hourly Load Forecast, and OD Day Ahead Wind Forecast</w:t>
            </w:r>
          </w:p>
          <w:p w14:paraId="24EE9DBB" w14:textId="77777777" w:rsidR="00F60E21" w:rsidRPr="00F60E21" w:rsidRDefault="00F60E21" w:rsidP="00CE0EB0">
            <w:pPr>
              <w:spacing w:after="0" w:line="240" w:lineRule="auto"/>
              <w:contextualSpacing/>
              <w:rPr>
                <w:rFonts w:ascii="Arial" w:hAnsi="Arial" w:cs="Arial"/>
                <w:sz w:val="20"/>
                <w:szCs w:val="20"/>
              </w:rPr>
            </w:pPr>
            <w:r w:rsidRPr="00F60E21">
              <w:rPr>
                <w:rFonts w:ascii="Arial" w:hAnsi="Arial" w:cs="Arial"/>
                <w:sz w:val="20"/>
                <w:szCs w:val="20"/>
              </w:rPr>
              <w:t xml:space="preserve">Added “GMTInterval” column to OD </w:t>
            </w:r>
            <w:r w:rsidR="006F57DE" w:rsidRPr="006F57DE">
              <w:rPr>
                <w:rFonts w:ascii="Arial" w:hAnsi="Arial" w:cs="Arial"/>
                <w:sz w:val="20"/>
                <w:szCs w:val="20"/>
              </w:rPr>
              <w:t>System-Wide Short-term Wind Forecast (STWF)</w:t>
            </w:r>
            <w:r w:rsidR="006F57DE">
              <w:rPr>
                <w:rFonts w:ascii="Arial" w:hAnsi="Arial" w:cs="Arial"/>
                <w:sz w:val="20"/>
                <w:szCs w:val="20"/>
              </w:rPr>
              <w:t xml:space="preserve"> </w:t>
            </w:r>
            <w:r w:rsidRPr="00F60E21">
              <w:rPr>
                <w:rFonts w:ascii="Arial" w:hAnsi="Arial" w:cs="Arial"/>
                <w:sz w:val="20"/>
                <w:szCs w:val="20"/>
              </w:rPr>
              <w:t xml:space="preserve">and </w:t>
            </w:r>
            <w:r w:rsidR="006F57DE" w:rsidRPr="00F60E21">
              <w:rPr>
                <w:rFonts w:ascii="Arial" w:hAnsi="Arial" w:cs="Arial"/>
                <w:sz w:val="20"/>
                <w:szCs w:val="20"/>
              </w:rPr>
              <w:t xml:space="preserve">OD </w:t>
            </w:r>
            <w:r w:rsidR="006F57DE" w:rsidRPr="006F57DE">
              <w:rPr>
                <w:rFonts w:ascii="Arial" w:hAnsi="Arial" w:cs="Arial"/>
                <w:sz w:val="20"/>
                <w:szCs w:val="20"/>
              </w:rPr>
              <w:t>System-Wide Short-term Load Forecast (STLF) vs. Actual</w:t>
            </w:r>
          </w:p>
          <w:p w14:paraId="7125D24B" w14:textId="77777777" w:rsidR="0038419E" w:rsidRPr="0038419E" w:rsidRDefault="00A80C64" w:rsidP="00CE0EB0">
            <w:pPr>
              <w:spacing w:after="0" w:line="240" w:lineRule="auto"/>
              <w:contextualSpacing/>
              <w:rPr>
                <w:rFonts w:ascii="Arial" w:hAnsi="Arial" w:cs="Arial"/>
                <w:b/>
                <w:sz w:val="20"/>
                <w:szCs w:val="20"/>
              </w:rPr>
            </w:pPr>
            <w:r w:rsidRPr="00F60E21">
              <w:rPr>
                <w:rFonts w:ascii="Arial" w:hAnsi="Arial" w:cs="Arial"/>
                <w:sz w:val="20"/>
                <w:szCs w:val="20"/>
              </w:rPr>
              <w:t xml:space="preserve">Added </w:t>
            </w:r>
            <w:r w:rsidR="005E13C7" w:rsidRPr="00F60E21">
              <w:rPr>
                <w:rFonts w:ascii="Arial" w:hAnsi="Arial" w:cs="Arial"/>
                <w:sz w:val="20"/>
                <w:szCs w:val="20"/>
              </w:rPr>
              <w:t>“Description”</w:t>
            </w:r>
            <w:r w:rsidRPr="00F60E21">
              <w:rPr>
                <w:rFonts w:ascii="Arial" w:hAnsi="Arial" w:cs="Arial"/>
                <w:sz w:val="20"/>
                <w:szCs w:val="20"/>
              </w:rPr>
              <w:t xml:space="preserve"> </w:t>
            </w:r>
            <w:r w:rsidR="005E13C7" w:rsidRPr="00F60E21">
              <w:rPr>
                <w:rFonts w:ascii="Arial" w:hAnsi="Arial" w:cs="Arial"/>
                <w:sz w:val="20"/>
                <w:szCs w:val="20"/>
              </w:rPr>
              <w:t>to</w:t>
            </w:r>
            <w:r w:rsidRPr="00F60E21">
              <w:rPr>
                <w:rFonts w:ascii="Arial" w:hAnsi="Arial" w:cs="Arial"/>
                <w:sz w:val="20"/>
                <w:szCs w:val="20"/>
              </w:rPr>
              <w:t xml:space="preserve"> all public data files</w:t>
            </w:r>
          </w:p>
        </w:tc>
      </w:tr>
      <w:tr w:rsidR="0038419E" w:rsidRPr="00DB10B9" w14:paraId="6A05D7A2" w14:textId="77777777" w:rsidTr="00050975">
        <w:trPr>
          <w:trHeight w:val="449"/>
        </w:trPr>
        <w:tc>
          <w:tcPr>
            <w:tcW w:w="1451" w:type="dxa"/>
            <w:tcBorders>
              <w:top w:val="single" w:sz="4" w:space="0" w:color="auto"/>
              <w:left w:val="single" w:sz="4" w:space="0" w:color="auto"/>
              <w:bottom w:val="single" w:sz="4" w:space="0" w:color="auto"/>
              <w:right w:val="single" w:sz="4" w:space="0" w:color="auto"/>
            </w:tcBorders>
            <w:vAlign w:val="center"/>
          </w:tcPr>
          <w:p w14:paraId="78A86748" w14:textId="77777777" w:rsidR="0038419E" w:rsidRPr="00F60E21" w:rsidRDefault="0038419E" w:rsidP="00CE0EB0">
            <w:pPr>
              <w:spacing w:after="0" w:line="240" w:lineRule="auto"/>
              <w:contextualSpacing/>
              <w:rPr>
                <w:rFonts w:ascii="Arial" w:hAnsi="Arial" w:cs="Arial"/>
                <w:sz w:val="20"/>
                <w:szCs w:val="20"/>
              </w:rPr>
            </w:pPr>
            <w:r>
              <w:rPr>
                <w:rFonts w:ascii="Arial" w:hAnsi="Arial" w:cs="Arial"/>
                <w:sz w:val="20"/>
                <w:szCs w:val="20"/>
              </w:rPr>
              <w:t>5</w:t>
            </w:r>
          </w:p>
        </w:tc>
        <w:tc>
          <w:tcPr>
            <w:tcW w:w="1339" w:type="dxa"/>
            <w:tcBorders>
              <w:top w:val="single" w:sz="4" w:space="0" w:color="auto"/>
              <w:left w:val="single" w:sz="4" w:space="0" w:color="auto"/>
              <w:bottom w:val="single" w:sz="4" w:space="0" w:color="auto"/>
              <w:right w:val="single" w:sz="4" w:space="0" w:color="auto"/>
            </w:tcBorders>
            <w:vAlign w:val="center"/>
          </w:tcPr>
          <w:p w14:paraId="6F8F3A60" w14:textId="77777777" w:rsidR="0038419E" w:rsidRPr="00F60E21" w:rsidRDefault="0038419E" w:rsidP="00CE0EB0">
            <w:pPr>
              <w:spacing w:after="0" w:line="240" w:lineRule="auto"/>
              <w:contextualSpacing/>
              <w:rPr>
                <w:rFonts w:ascii="Arial" w:hAnsi="Arial" w:cs="Arial"/>
                <w:sz w:val="20"/>
                <w:szCs w:val="20"/>
              </w:rPr>
            </w:pPr>
            <w:r>
              <w:rPr>
                <w:rFonts w:ascii="Arial" w:hAnsi="Arial" w:cs="Arial"/>
                <w:sz w:val="20"/>
                <w:szCs w:val="20"/>
              </w:rPr>
              <w:t>6</w:t>
            </w:r>
            <w:r w:rsidRPr="00F60E21">
              <w:rPr>
                <w:rFonts w:ascii="Arial" w:hAnsi="Arial" w:cs="Arial"/>
                <w:sz w:val="20"/>
                <w:szCs w:val="20"/>
              </w:rPr>
              <w:t>/2</w:t>
            </w:r>
            <w:r>
              <w:rPr>
                <w:rFonts w:ascii="Arial" w:hAnsi="Arial" w:cs="Arial"/>
                <w:sz w:val="20"/>
                <w:szCs w:val="20"/>
              </w:rPr>
              <w:t>3</w:t>
            </w:r>
            <w:r w:rsidRPr="00F60E21">
              <w:rPr>
                <w:rFonts w:ascii="Arial" w:hAnsi="Arial" w:cs="Arial"/>
                <w:sz w:val="20"/>
                <w:szCs w:val="20"/>
              </w:rPr>
              <w:t>/2013</w:t>
            </w:r>
          </w:p>
        </w:tc>
        <w:tc>
          <w:tcPr>
            <w:tcW w:w="1710" w:type="dxa"/>
            <w:tcBorders>
              <w:top w:val="single" w:sz="4" w:space="0" w:color="auto"/>
              <w:left w:val="single" w:sz="4" w:space="0" w:color="auto"/>
              <w:bottom w:val="single" w:sz="4" w:space="0" w:color="auto"/>
              <w:right w:val="single" w:sz="4" w:space="0" w:color="auto"/>
            </w:tcBorders>
            <w:vAlign w:val="center"/>
          </w:tcPr>
          <w:p w14:paraId="64BF7394" w14:textId="77777777" w:rsidR="0038419E" w:rsidRPr="00F60E21" w:rsidRDefault="0038419E" w:rsidP="00CE0EB0">
            <w:pPr>
              <w:spacing w:after="0" w:line="240" w:lineRule="auto"/>
              <w:contextualSpacing/>
              <w:rPr>
                <w:rFonts w:ascii="Arial" w:hAnsi="Arial" w:cs="Arial"/>
                <w:sz w:val="20"/>
                <w:szCs w:val="20"/>
              </w:rPr>
            </w:pPr>
            <w:r>
              <w:rPr>
                <w:rFonts w:ascii="Arial" w:hAnsi="Arial" w:cs="Arial"/>
                <w:sz w:val="20"/>
                <w:szCs w:val="20"/>
              </w:rPr>
              <w:t>Jacob Pannell</w:t>
            </w:r>
          </w:p>
        </w:tc>
        <w:tc>
          <w:tcPr>
            <w:tcW w:w="6570" w:type="dxa"/>
            <w:tcBorders>
              <w:top w:val="single" w:sz="4" w:space="0" w:color="auto"/>
              <w:left w:val="single" w:sz="4" w:space="0" w:color="auto"/>
              <w:bottom w:val="single" w:sz="4" w:space="0" w:color="auto"/>
              <w:right w:val="single" w:sz="4" w:space="0" w:color="auto"/>
            </w:tcBorders>
            <w:vAlign w:val="center"/>
          </w:tcPr>
          <w:p w14:paraId="1FC1D49A" w14:textId="77777777" w:rsidR="0038419E" w:rsidRPr="00F60E21" w:rsidRDefault="0038419E" w:rsidP="00CE0EB0">
            <w:pPr>
              <w:spacing w:after="0" w:line="240" w:lineRule="auto"/>
              <w:contextualSpacing/>
              <w:rPr>
                <w:rFonts w:ascii="Arial" w:hAnsi="Arial" w:cs="Arial"/>
                <w:sz w:val="20"/>
                <w:szCs w:val="20"/>
              </w:rPr>
            </w:pPr>
            <w:r>
              <w:rPr>
                <w:rFonts w:ascii="Arial" w:hAnsi="Arial" w:cs="Arial"/>
                <w:sz w:val="20"/>
                <w:szCs w:val="20"/>
              </w:rPr>
              <w:t>Added ITE URLs</w:t>
            </w:r>
          </w:p>
        </w:tc>
      </w:tr>
      <w:tr w:rsidR="000C3C04" w:rsidRPr="00F60E21" w14:paraId="0EA4119D"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7D2E4AD3" w14:textId="77777777" w:rsidR="000C3C04" w:rsidRPr="00F60E21" w:rsidRDefault="000C3C04" w:rsidP="00CE0EB0">
            <w:pPr>
              <w:spacing w:after="0" w:line="240" w:lineRule="auto"/>
              <w:contextualSpacing/>
              <w:rPr>
                <w:rFonts w:ascii="Arial" w:hAnsi="Arial" w:cs="Arial"/>
                <w:sz w:val="20"/>
                <w:szCs w:val="20"/>
              </w:rPr>
            </w:pPr>
            <w:r>
              <w:rPr>
                <w:rFonts w:ascii="Arial" w:hAnsi="Arial" w:cs="Arial"/>
                <w:sz w:val="20"/>
                <w:szCs w:val="20"/>
              </w:rPr>
              <w:t>6</w:t>
            </w:r>
          </w:p>
        </w:tc>
        <w:tc>
          <w:tcPr>
            <w:tcW w:w="1339" w:type="dxa"/>
            <w:tcBorders>
              <w:top w:val="single" w:sz="4" w:space="0" w:color="auto"/>
              <w:left w:val="single" w:sz="4" w:space="0" w:color="auto"/>
              <w:bottom w:val="single" w:sz="4" w:space="0" w:color="auto"/>
              <w:right w:val="single" w:sz="4" w:space="0" w:color="auto"/>
            </w:tcBorders>
            <w:vAlign w:val="center"/>
          </w:tcPr>
          <w:p w14:paraId="73F96CD9" w14:textId="77777777" w:rsidR="000C3C04" w:rsidRPr="00F60E21" w:rsidRDefault="000C3C04" w:rsidP="00CE0EB0">
            <w:pPr>
              <w:spacing w:after="0" w:line="240" w:lineRule="auto"/>
              <w:contextualSpacing/>
              <w:rPr>
                <w:rFonts w:ascii="Arial" w:hAnsi="Arial" w:cs="Arial"/>
                <w:sz w:val="20"/>
                <w:szCs w:val="20"/>
              </w:rPr>
            </w:pPr>
            <w:r>
              <w:rPr>
                <w:rFonts w:ascii="Arial" w:hAnsi="Arial" w:cs="Arial"/>
                <w:sz w:val="20"/>
                <w:szCs w:val="20"/>
              </w:rPr>
              <w:t>7</w:t>
            </w:r>
            <w:r w:rsidRPr="00F60E21">
              <w:rPr>
                <w:rFonts w:ascii="Arial" w:hAnsi="Arial" w:cs="Arial"/>
                <w:sz w:val="20"/>
                <w:szCs w:val="20"/>
              </w:rPr>
              <w:t>/2</w:t>
            </w:r>
            <w:r>
              <w:rPr>
                <w:rFonts w:ascii="Arial" w:hAnsi="Arial" w:cs="Arial"/>
                <w:sz w:val="20"/>
                <w:szCs w:val="20"/>
              </w:rPr>
              <w:t>3/2014</w:t>
            </w:r>
          </w:p>
        </w:tc>
        <w:tc>
          <w:tcPr>
            <w:tcW w:w="1710" w:type="dxa"/>
            <w:tcBorders>
              <w:top w:val="single" w:sz="4" w:space="0" w:color="auto"/>
              <w:left w:val="single" w:sz="4" w:space="0" w:color="auto"/>
              <w:bottom w:val="single" w:sz="4" w:space="0" w:color="auto"/>
              <w:right w:val="single" w:sz="4" w:space="0" w:color="auto"/>
            </w:tcBorders>
            <w:vAlign w:val="center"/>
          </w:tcPr>
          <w:p w14:paraId="42D1A5C3" w14:textId="77777777" w:rsidR="000C3C04" w:rsidRPr="00F60E21" w:rsidRDefault="000C3C04" w:rsidP="00CE0EB0">
            <w:pPr>
              <w:spacing w:after="0" w:line="240" w:lineRule="auto"/>
              <w:contextualSpacing/>
              <w:rPr>
                <w:rFonts w:ascii="Arial" w:hAnsi="Arial" w:cs="Arial"/>
                <w:sz w:val="20"/>
                <w:szCs w:val="20"/>
              </w:rPr>
            </w:pPr>
            <w:r>
              <w:rPr>
                <w:rFonts w:ascii="Arial" w:hAnsi="Arial" w:cs="Arial"/>
                <w:sz w:val="20"/>
                <w:szCs w:val="20"/>
              </w:rPr>
              <w:t>Jacob Pannell</w:t>
            </w:r>
          </w:p>
        </w:tc>
        <w:tc>
          <w:tcPr>
            <w:tcW w:w="6570" w:type="dxa"/>
            <w:tcBorders>
              <w:top w:val="single" w:sz="4" w:space="0" w:color="auto"/>
              <w:left w:val="single" w:sz="4" w:space="0" w:color="auto"/>
              <w:bottom w:val="single" w:sz="4" w:space="0" w:color="auto"/>
              <w:right w:val="single" w:sz="4" w:space="0" w:color="auto"/>
            </w:tcBorders>
            <w:vAlign w:val="center"/>
          </w:tcPr>
          <w:p w14:paraId="7FD0F716" w14:textId="77777777" w:rsidR="000C3C04" w:rsidRPr="00F60E21" w:rsidRDefault="000C3C04" w:rsidP="00CE0EB0">
            <w:pPr>
              <w:spacing w:after="0" w:line="240" w:lineRule="auto"/>
              <w:contextualSpacing/>
              <w:rPr>
                <w:rFonts w:ascii="Arial" w:hAnsi="Arial" w:cs="Arial"/>
                <w:sz w:val="20"/>
                <w:szCs w:val="20"/>
              </w:rPr>
            </w:pPr>
            <w:r>
              <w:rPr>
                <w:rFonts w:ascii="Arial" w:hAnsi="Arial" w:cs="Arial"/>
                <w:sz w:val="20"/>
                <w:szCs w:val="20"/>
              </w:rPr>
              <w:t xml:space="preserve">Added </w:t>
            </w:r>
            <w:r w:rsidR="005E039C">
              <w:rPr>
                <w:rFonts w:ascii="Arial" w:hAnsi="Arial" w:cs="Arial"/>
                <w:sz w:val="20"/>
                <w:szCs w:val="20"/>
              </w:rPr>
              <w:t>cleared RTBM OR</w:t>
            </w:r>
          </w:p>
        </w:tc>
      </w:tr>
      <w:tr w:rsidR="004B7658" w:rsidRPr="00F60E21" w14:paraId="68379A9D"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47446902" w14:textId="77777777" w:rsidR="004B7658" w:rsidRDefault="004B7658" w:rsidP="00CE0EB0">
            <w:pPr>
              <w:spacing w:after="0" w:line="240" w:lineRule="auto"/>
              <w:contextualSpacing/>
              <w:rPr>
                <w:rFonts w:ascii="Arial" w:hAnsi="Arial" w:cs="Arial"/>
                <w:sz w:val="20"/>
                <w:szCs w:val="20"/>
              </w:rPr>
            </w:pPr>
            <w:r>
              <w:rPr>
                <w:rFonts w:ascii="Arial" w:hAnsi="Arial" w:cs="Arial"/>
                <w:sz w:val="20"/>
                <w:szCs w:val="20"/>
              </w:rPr>
              <w:t>7</w:t>
            </w:r>
          </w:p>
        </w:tc>
        <w:tc>
          <w:tcPr>
            <w:tcW w:w="1339" w:type="dxa"/>
            <w:tcBorders>
              <w:top w:val="single" w:sz="4" w:space="0" w:color="auto"/>
              <w:left w:val="single" w:sz="4" w:space="0" w:color="auto"/>
              <w:bottom w:val="single" w:sz="4" w:space="0" w:color="auto"/>
              <w:right w:val="single" w:sz="4" w:space="0" w:color="auto"/>
            </w:tcBorders>
            <w:vAlign w:val="center"/>
          </w:tcPr>
          <w:p w14:paraId="267D5BAD" w14:textId="77777777" w:rsidR="004B7658" w:rsidRDefault="004B7658" w:rsidP="00CE0EB0">
            <w:pPr>
              <w:spacing w:after="0" w:line="240" w:lineRule="auto"/>
              <w:contextualSpacing/>
              <w:rPr>
                <w:rFonts w:ascii="Arial" w:hAnsi="Arial" w:cs="Arial"/>
                <w:sz w:val="20"/>
                <w:szCs w:val="20"/>
              </w:rPr>
            </w:pPr>
            <w:r>
              <w:rPr>
                <w:rFonts w:ascii="Arial" w:hAnsi="Arial" w:cs="Arial"/>
                <w:sz w:val="20"/>
                <w:szCs w:val="20"/>
              </w:rPr>
              <w:t>11/7/2014</w:t>
            </w:r>
          </w:p>
        </w:tc>
        <w:tc>
          <w:tcPr>
            <w:tcW w:w="1710" w:type="dxa"/>
            <w:tcBorders>
              <w:top w:val="single" w:sz="4" w:space="0" w:color="auto"/>
              <w:left w:val="single" w:sz="4" w:space="0" w:color="auto"/>
              <w:bottom w:val="single" w:sz="4" w:space="0" w:color="auto"/>
              <w:right w:val="single" w:sz="4" w:space="0" w:color="auto"/>
            </w:tcBorders>
            <w:vAlign w:val="center"/>
          </w:tcPr>
          <w:p w14:paraId="3232CF8B" w14:textId="77777777" w:rsidR="004B7658" w:rsidRDefault="004B7658" w:rsidP="00CE0EB0">
            <w:pPr>
              <w:spacing w:after="0" w:line="240" w:lineRule="auto"/>
              <w:contextualSpacing/>
              <w:rPr>
                <w:rFonts w:ascii="Arial" w:hAnsi="Arial" w:cs="Arial"/>
                <w:sz w:val="20"/>
                <w:szCs w:val="20"/>
              </w:rPr>
            </w:pPr>
            <w:r>
              <w:rPr>
                <w:rFonts w:ascii="Arial" w:hAnsi="Arial" w:cs="Arial"/>
                <w:sz w:val="20"/>
                <w:szCs w:val="20"/>
              </w:rPr>
              <w:t>Amber Collins</w:t>
            </w:r>
          </w:p>
        </w:tc>
        <w:tc>
          <w:tcPr>
            <w:tcW w:w="6570" w:type="dxa"/>
            <w:tcBorders>
              <w:top w:val="single" w:sz="4" w:space="0" w:color="auto"/>
              <w:left w:val="single" w:sz="4" w:space="0" w:color="auto"/>
              <w:bottom w:val="single" w:sz="4" w:space="0" w:color="auto"/>
              <w:right w:val="single" w:sz="4" w:space="0" w:color="auto"/>
            </w:tcBorders>
            <w:vAlign w:val="center"/>
          </w:tcPr>
          <w:p w14:paraId="6250DD36" w14:textId="77777777" w:rsidR="004B7658" w:rsidRDefault="004B7658" w:rsidP="00CE0EB0">
            <w:pPr>
              <w:spacing w:after="0" w:line="240" w:lineRule="auto"/>
              <w:contextualSpacing/>
              <w:rPr>
                <w:rFonts w:ascii="Arial" w:hAnsi="Arial" w:cs="Arial"/>
                <w:sz w:val="20"/>
                <w:szCs w:val="20"/>
              </w:rPr>
            </w:pPr>
            <w:r>
              <w:rPr>
                <w:rFonts w:ascii="Arial" w:hAnsi="Arial" w:cs="Arial"/>
                <w:sz w:val="20"/>
                <w:szCs w:val="20"/>
              </w:rPr>
              <w:t>Added MTE URLs</w:t>
            </w:r>
          </w:p>
          <w:p w14:paraId="53435907" w14:textId="77777777" w:rsidR="004B7658" w:rsidRDefault="004B7658" w:rsidP="00CE0EB0">
            <w:pPr>
              <w:spacing w:after="0" w:line="240" w:lineRule="auto"/>
              <w:contextualSpacing/>
              <w:rPr>
                <w:rFonts w:ascii="Arial" w:hAnsi="Arial" w:cs="Arial"/>
                <w:sz w:val="20"/>
                <w:szCs w:val="20"/>
              </w:rPr>
            </w:pPr>
            <w:r>
              <w:rPr>
                <w:rFonts w:ascii="Arial" w:hAnsi="Arial" w:cs="Arial"/>
                <w:sz w:val="20"/>
                <w:szCs w:val="20"/>
              </w:rPr>
              <w:t xml:space="preserve">Updated RTBM MCP </w:t>
            </w:r>
            <w:r w:rsidR="00F635A6">
              <w:rPr>
                <w:rFonts w:ascii="Arial" w:hAnsi="Arial" w:cs="Arial"/>
                <w:sz w:val="20"/>
                <w:szCs w:val="20"/>
              </w:rPr>
              <w:t>– Updates effective 3/1/2015</w:t>
            </w:r>
          </w:p>
          <w:p w14:paraId="59BB3769" w14:textId="77777777" w:rsidR="004B7658" w:rsidRDefault="004B7658" w:rsidP="00CE0EB0">
            <w:pPr>
              <w:spacing w:after="0" w:line="240" w:lineRule="auto"/>
              <w:contextualSpacing/>
              <w:rPr>
                <w:rFonts w:ascii="Arial" w:hAnsi="Arial" w:cs="Arial"/>
                <w:sz w:val="20"/>
                <w:szCs w:val="20"/>
              </w:rPr>
            </w:pPr>
            <w:r>
              <w:rPr>
                <w:rFonts w:ascii="Arial" w:hAnsi="Arial" w:cs="Arial"/>
                <w:sz w:val="20"/>
                <w:szCs w:val="20"/>
              </w:rPr>
              <w:t>Added Mileage Factor</w:t>
            </w:r>
            <w:r w:rsidR="00F635A6">
              <w:rPr>
                <w:rFonts w:ascii="Arial" w:hAnsi="Arial" w:cs="Arial"/>
                <w:sz w:val="20"/>
                <w:szCs w:val="20"/>
              </w:rPr>
              <w:t xml:space="preserve"> – Updates effective 3/1/2015</w:t>
            </w:r>
          </w:p>
          <w:p w14:paraId="7E499720" w14:textId="77777777" w:rsidR="004B7658" w:rsidRDefault="004B7658" w:rsidP="00CE0EB0">
            <w:pPr>
              <w:spacing w:after="0" w:line="240" w:lineRule="auto"/>
              <w:contextualSpacing/>
              <w:rPr>
                <w:rFonts w:ascii="Arial" w:hAnsi="Arial" w:cs="Arial"/>
                <w:sz w:val="20"/>
                <w:szCs w:val="20"/>
              </w:rPr>
            </w:pPr>
            <w:r>
              <w:rPr>
                <w:rFonts w:ascii="Arial" w:hAnsi="Arial" w:cs="Arial"/>
                <w:sz w:val="20"/>
                <w:szCs w:val="20"/>
              </w:rPr>
              <w:t>Added Historical Offers</w:t>
            </w:r>
            <w:r w:rsidR="00F635A6">
              <w:rPr>
                <w:rFonts w:ascii="Arial" w:hAnsi="Arial" w:cs="Arial"/>
                <w:sz w:val="20"/>
                <w:szCs w:val="20"/>
              </w:rPr>
              <w:t xml:space="preserve"> – Updates effective 3/1/2015</w:t>
            </w:r>
          </w:p>
        </w:tc>
      </w:tr>
      <w:tr w:rsidR="00CC1852" w:rsidRPr="00F60E21" w14:paraId="16963BD9"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383359C5" w14:textId="77777777" w:rsidR="00CC1852" w:rsidRDefault="00CC1852" w:rsidP="00CE0EB0">
            <w:pPr>
              <w:spacing w:after="0" w:line="240" w:lineRule="auto"/>
              <w:contextualSpacing/>
              <w:rPr>
                <w:rFonts w:ascii="Arial" w:hAnsi="Arial" w:cs="Arial"/>
                <w:sz w:val="20"/>
                <w:szCs w:val="20"/>
              </w:rPr>
            </w:pPr>
            <w:r>
              <w:rPr>
                <w:rFonts w:ascii="Arial" w:hAnsi="Arial" w:cs="Arial"/>
                <w:sz w:val="20"/>
                <w:szCs w:val="20"/>
              </w:rPr>
              <w:t>10</w:t>
            </w:r>
          </w:p>
        </w:tc>
        <w:tc>
          <w:tcPr>
            <w:tcW w:w="1339" w:type="dxa"/>
            <w:tcBorders>
              <w:top w:val="single" w:sz="4" w:space="0" w:color="auto"/>
              <w:left w:val="single" w:sz="4" w:space="0" w:color="auto"/>
              <w:bottom w:val="single" w:sz="4" w:space="0" w:color="auto"/>
              <w:right w:val="single" w:sz="4" w:space="0" w:color="auto"/>
            </w:tcBorders>
            <w:vAlign w:val="center"/>
          </w:tcPr>
          <w:p w14:paraId="2507A127" w14:textId="77777777" w:rsidR="00CC1852" w:rsidRDefault="002C01A2" w:rsidP="00CE0EB0">
            <w:pPr>
              <w:spacing w:after="0" w:line="240" w:lineRule="auto"/>
              <w:contextualSpacing/>
              <w:rPr>
                <w:rFonts w:ascii="Arial" w:hAnsi="Arial" w:cs="Arial"/>
                <w:sz w:val="20"/>
                <w:szCs w:val="20"/>
              </w:rPr>
            </w:pPr>
            <w:r>
              <w:rPr>
                <w:rFonts w:ascii="Arial" w:hAnsi="Arial" w:cs="Arial"/>
                <w:sz w:val="20"/>
                <w:szCs w:val="20"/>
              </w:rPr>
              <w:t>5/13</w:t>
            </w:r>
            <w:r w:rsidR="00CC1852">
              <w:rPr>
                <w:rFonts w:ascii="Arial" w:hAnsi="Arial" w:cs="Arial"/>
                <w:sz w:val="20"/>
                <w:szCs w:val="20"/>
              </w:rPr>
              <w:t>/2015</w:t>
            </w:r>
          </w:p>
        </w:tc>
        <w:tc>
          <w:tcPr>
            <w:tcW w:w="1710" w:type="dxa"/>
            <w:tcBorders>
              <w:top w:val="single" w:sz="4" w:space="0" w:color="auto"/>
              <w:left w:val="single" w:sz="4" w:space="0" w:color="auto"/>
              <w:bottom w:val="single" w:sz="4" w:space="0" w:color="auto"/>
              <w:right w:val="single" w:sz="4" w:space="0" w:color="auto"/>
            </w:tcBorders>
            <w:vAlign w:val="center"/>
          </w:tcPr>
          <w:p w14:paraId="30BE0CB1" w14:textId="77777777" w:rsidR="00CC1852" w:rsidRDefault="00CC1852" w:rsidP="00CE0EB0">
            <w:pPr>
              <w:spacing w:after="0" w:line="240" w:lineRule="auto"/>
              <w:contextualSpacing/>
              <w:rPr>
                <w:rFonts w:ascii="Arial" w:hAnsi="Arial" w:cs="Arial"/>
                <w:sz w:val="20"/>
                <w:szCs w:val="20"/>
              </w:rPr>
            </w:pPr>
            <w:r>
              <w:rPr>
                <w:rFonts w:ascii="Arial" w:hAnsi="Arial" w:cs="Arial"/>
                <w:sz w:val="20"/>
                <w:szCs w:val="20"/>
              </w:rPr>
              <w:t>Amber Collins</w:t>
            </w:r>
            <w:r w:rsidR="004C0F87">
              <w:rPr>
                <w:rFonts w:ascii="Arial" w:hAnsi="Arial" w:cs="Arial"/>
                <w:sz w:val="20"/>
                <w:szCs w:val="20"/>
              </w:rPr>
              <w:t>,</w:t>
            </w:r>
            <w:r w:rsidR="004C0F87">
              <w:rPr>
                <w:rFonts w:ascii="Arial" w:hAnsi="Arial" w:cs="Arial"/>
                <w:sz w:val="20"/>
                <w:szCs w:val="20"/>
              </w:rPr>
              <w:br/>
              <w:t>Nikki Eason</w:t>
            </w:r>
          </w:p>
        </w:tc>
        <w:tc>
          <w:tcPr>
            <w:tcW w:w="6570" w:type="dxa"/>
            <w:tcBorders>
              <w:top w:val="single" w:sz="4" w:space="0" w:color="auto"/>
              <w:left w:val="single" w:sz="4" w:space="0" w:color="auto"/>
              <w:bottom w:val="single" w:sz="4" w:space="0" w:color="auto"/>
              <w:right w:val="single" w:sz="4" w:space="0" w:color="auto"/>
            </w:tcBorders>
            <w:vAlign w:val="center"/>
          </w:tcPr>
          <w:p w14:paraId="05F9ACA2" w14:textId="77777777" w:rsidR="00CC1852" w:rsidRDefault="00CC1852" w:rsidP="00CE0EB0">
            <w:pPr>
              <w:spacing w:after="0" w:line="240" w:lineRule="auto"/>
              <w:contextualSpacing/>
              <w:rPr>
                <w:rFonts w:ascii="Arial" w:hAnsi="Arial" w:cs="Arial"/>
                <w:sz w:val="20"/>
                <w:szCs w:val="20"/>
              </w:rPr>
            </w:pPr>
            <w:r>
              <w:rPr>
                <w:rFonts w:ascii="Arial" w:hAnsi="Arial" w:cs="Arial"/>
                <w:sz w:val="20"/>
                <w:szCs w:val="20"/>
              </w:rPr>
              <w:t>Changing version number to correspond to release number</w:t>
            </w:r>
          </w:p>
          <w:p w14:paraId="56607D85" w14:textId="77777777" w:rsidR="00CC1852" w:rsidRDefault="00CC1852" w:rsidP="00CE0EB0">
            <w:pPr>
              <w:spacing w:after="0" w:line="240" w:lineRule="auto"/>
              <w:contextualSpacing/>
              <w:rPr>
                <w:rFonts w:ascii="Arial" w:hAnsi="Arial" w:cs="Arial"/>
                <w:sz w:val="20"/>
                <w:szCs w:val="20"/>
              </w:rPr>
            </w:pPr>
            <w:r>
              <w:rPr>
                <w:rFonts w:ascii="Arial" w:hAnsi="Arial" w:cs="Arial"/>
                <w:sz w:val="20"/>
                <w:szCs w:val="20"/>
              </w:rPr>
              <w:t>Added Ramp Sharing – Updates effective 7/1/2015</w:t>
            </w:r>
          </w:p>
          <w:p w14:paraId="4EBC39C6" w14:textId="77777777" w:rsidR="004C0F87" w:rsidRDefault="004C0F87" w:rsidP="00CE0EB0">
            <w:pPr>
              <w:spacing w:after="0" w:line="240" w:lineRule="auto"/>
              <w:contextualSpacing/>
              <w:rPr>
                <w:rFonts w:ascii="Arial" w:hAnsi="Arial" w:cs="Arial"/>
                <w:sz w:val="20"/>
                <w:szCs w:val="20"/>
              </w:rPr>
            </w:pPr>
            <w:r>
              <w:rPr>
                <w:rFonts w:ascii="Arial" w:hAnsi="Arial" w:cs="Arial"/>
                <w:sz w:val="20"/>
                <w:szCs w:val="20"/>
              </w:rPr>
              <w:t>Added Fuel On Margin – Updates effective 7/1/2015</w:t>
            </w:r>
          </w:p>
          <w:p w14:paraId="26012E55" w14:textId="77777777" w:rsidR="0082445F" w:rsidRDefault="0082445F" w:rsidP="00CE0EB0">
            <w:pPr>
              <w:spacing w:after="0" w:line="240" w:lineRule="auto"/>
              <w:contextualSpacing/>
              <w:rPr>
                <w:rFonts w:ascii="Arial" w:hAnsi="Arial" w:cs="Arial"/>
                <w:sz w:val="20"/>
                <w:szCs w:val="20"/>
              </w:rPr>
            </w:pPr>
            <w:r>
              <w:rPr>
                <w:rFonts w:ascii="Arial" w:hAnsi="Arial" w:cs="Arial"/>
                <w:sz w:val="20"/>
                <w:szCs w:val="20"/>
              </w:rPr>
              <w:t>Added DA Virtual Clearing – Updates effective 7/1/2015</w:t>
            </w:r>
          </w:p>
          <w:p w14:paraId="165B3EB6" w14:textId="77777777" w:rsidR="00756B31" w:rsidRDefault="00756B31" w:rsidP="00CE0EB0">
            <w:pPr>
              <w:spacing w:after="0" w:line="240" w:lineRule="auto"/>
              <w:contextualSpacing/>
              <w:rPr>
                <w:rFonts w:ascii="Arial" w:hAnsi="Arial" w:cs="Arial"/>
                <w:sz w:val="20"/>
                <w:szCs w:val="20"/>
              </w:rPr>
            </w:pPr>
            <w:r>
              <w:t>Update Historical Offer files to include an indicator for Offers and Bids</w:t>
            </w:r>
          </w:p>
          <w:p w14:paraId="458178B3" w14:textId="77777777" w:rsidR="0082445F" w:rsidRDefault="0082445F" w:rsidP="00CE0EB0">
            <w:pPr>
              <w:spacing w:after="0" w:line="240" w:lineRule="auto"/>
              <w:contextualSpacing/>
              <w:rPr>
                <w:rFonts w:ascii="Arial" w:hAnsi="Arial" w:cs="Arial"/>
                <w:sz w:val="20"/>
                <w:szCs w:val="20"/>
              </w:rPr>
            </w:pPr>
            <w:r>
              <w:rPr>
                <w:rFonts w:ascii="Arial" w:hAnsi="Arial" w:cs="Arial"/>
                <w:sz w:val="20"/>
                <w:szCs w:val="20"/>
              </w:rPr>
              <w:t>Updated DA Market Clearing – Updates effective 7/1/2015</w:t>
            </w:r>
          </w:p>
          <w:p w14:paraId="130047CB" w14:textId="77777777" w:rsidR="00A54308" w:rsidRDefault="00A54308" w:rsidP="00CE0EB0">
            <w:pPr>
              <w:spacing w:after="0" w:line="240" w:lineRule="auto"/>
              <w:contextualSpacing/>
              <w:rPr>
                <w:rFonts w:ascii="Arial" w:hAnsi="Arial" w:cs="Arial"/>
                <w:sz w:val="20"/>
                <w:szCs w:val="20"/>
              </w:rPr>
            </w:pPr>
            <w:r>
              <w:rPr>
                <w:rFonts w:ascii="Arial" w:hAnsi="Arial" w:cs="Arial"/>
                <w:sz w:val="20"/>
                <w:szCs w:val="20"/>
              </w:rPr>
              <w:t>Updated datatypes to reflect correct precision to ten-</w:t>
            </w:r>
            <w:r w:rsidR="00CB0D5A">
              <w:rPr>
                <w:rFonts w:ascii="Arial" w:hAnsi="Arial" w:cs="Arial"/>
                <w:sz w:val="20"/>
                <w:szCs w:val="20"/>
              </w:rPr>
              <w:t>thousandths</w:t>
            </w:r>
          </w:p>
          <w:p w14:paraId="0CCEE548" w14:textId="77777777" w:rsidR="00D94578" w:rsidRDefault="00D94578" w:rsidP="00CE0EB0">
            <w:pPr>
              <w:spacing w:after="0" w:line="240" w:lineRule="auto"/>
              <w:contextualSpacing/>
              <w:rPr>
                <w:rFonts w:ascii="Arial" w:hAnsi="Arial" w:cs="Arial"/>
                <w:sz w:val="20"/>
                <w:szCs w:val="20"/>
              </w:rPr>
            </w:pPr>
            <w:r>
              <w:rPr>
                <w:rFonts w:ascii="Arial" w:hAnsi="Arial" w:cs="Arial"/>
                <w:sz w:val="20"/>
                <w:szCs w:val="20"/>
              </w:rPr>
              <w:t>Added MP Regulation Performance – Updates effective 7/1/2015</w:t>
            </w:r>
          </w:p>
          <w:p w14:paraId="783EA6E9" w14:textId="77777777" w:rsidR="0082445F" w:rsidRDefault="004C0F87" w:rsidP="00CE0EB0">
            <w:pPr>
              <w:spacing w:after="0" w:line="240" w:lineRule="auto"/>
              <w:contextualSpacing/>
              <w:rPr>
                <w:rFonts w:ascii="Arial" w:hAnsi="Arial" w:cs="Arial"/>
                <w:sz w:val="20"/>
                <w:szCs w:val="20"/>
              </w:rPr>
            </w:pPr>
            <w:r>
              <w:rPr>
                <w:rFonts w:ascii="Arial" w:hAnsi="Arial" w:cs="Arial"/>
                <w:sz w:val="20"/>
                <w:szCs w:val="20"/>
              </w:rPr>
              <w:t>Removed reference to ITE</w:t>
            </w:r>
          </w:p>
        </w:tc>
      </w:tr>
      <w:tr w:rsidR="00D038A8" w:rsidRPr="00F60E21" w14:paraId="2B473D87" w14:textId="77777777" w:rsidTr="002B0C50">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1C82A969" w14:textId="77777777" w:rsidR="00D038A8" w:rsidRDefault="00D038A8" w:rsidP="00CE0EB0">
            <w:pPr>
              <w:spacing w:after="0" w:line="240" w:lineRule="auto"/>
              <w:contextualSpacing/>
              <w:rPr>
                <w:rFonts w:ascii="Arial" w:hAnsi="Arial" w:cs="Arial"/>
                <w:sz w:val="20"/>
                <w:szCs w:val="20"/>
              </w:rPr>
            </w:pPr>
            <w:r>
              <w:rPr>
                <w:rFonts w:ascii="Arial" w:hAnsi="Arial" w:cs="Arial"/>
                <w:sz w:val="20"/>
                <w:szCs w:val="20"/>
              </w:rPr>
              <w:t>11</w:t>
            </w:r>
          </w:p>
        </w:tc>
        <w:tc>
          <w:tcPr>
            <w:tcW w:w="1339" w:type="dxa"/>
            <w:tcBorders>
              <w:top w:val="single" w:sz="4" w:space="0" w:color="auto"/>
              <w:left w:val="single" w:sz="4" w:space="0" w:color="auto"/>
              <w:bottom w:val="single" w:sz="4" w:space="0" w:color="auto"/>
              <w:right w:val="single" w:sz="4" w:space="0" w:color="auto"/>
            </w:tcBorders>
            <w:vAlign w:val="center"/>
          </w:tcPr>
          <w:p w14:paraId="5BA9CFC0" w14:textId="77777777" w:rsidR="00D038A8" w:rsidRDefault="00D038A8" w:rsidP="00CE0EB0">
            <w:pPr>
              <w:spacing w:after="0" w:line="240" w:lineRule="auto"/>
              <w:contextualSpacing/>
              <w:rPr>
                <w:rFonts w:ascii="Arial" w:hAnsi="Arial" w:cs="Arial"/>
                <w:sz w:val="20"/>
                <w:szCs w:val="20"/>
              </w:rPr>
            </w:pPr>
            <w:r>
              <w:rPr>
                <w:rFonts w:ascii="Arial" w:hAnsi="Arial" w:cs="Arial"/>
                <w:sz w:val="20"/>
                <w:szCs w:val="20"/>
              </w:rPr>
              <w:t>8/6/2015</w:t>
            </w:r>
          </w:p>
        </w:tc>
        <w:tc>
          <w:tcPr>
            <w:tcW w:w="1710" w:type="dxa"/>
            <w:tcBorders>
              <w:top w:val="single" w:sz="4" w:space="0" w:color="auto"/>
              <w:left w:val="single" w:sz="4" w:space="0" w:color="auto"/>
              <w:bottom w:val="single" w:sz="4" w:space="0" w:color="auto"/>
              <w:right w:val="single" w:sz="4" w:space="0" w:color="auto"/>
            </w:tcBorders>
            <w:vAlign w:val="center"/>
          </w:tcPr>
          <w:p w14:paraId="1C93D1D8" w14:textId="77777777" w:rsidR="00D038A8" w:rsidRDefault="00D038A8" w:rsidP="00CE0EB0">
            <w:pPr>
              <w:spacing w:after="0" w:line="240" w:lineRule="auto"/>
              <w:contextualSpacing/>
              <w:rPr>
                <w:rFonts w:ascii="Arial" w:hAnsi="Arial" w:cs="Arial"/>
                <w:sz w:val="20"/>
                <w:szCs w:val="20"/>
              </w:rPr>
            </w:pPr>
            <w:r>
              <w:rPr>
                <w:rFonts w:ascii="Arial" w:hAnsi="Arial" w:cs="Arial"/>
                <w:sz w:val="20"/>
                <w:szCs w:val="20"/>
              </w:rPr>
              <w:t>Amber Collins</w:t>
            </w:r>
          </w:p>
        </w:tc>
        <w:tc>
          <w:tcPr>
            <w:tcW w:w="6570" w:type="dxa"/>
            <w:tcBorders>
              <w:top w:val="single" w:sz="4" w:space="0" w:color="auto"/>
              <w:left w:val="single" w:sz="4" w:space="0" w:color="auto"/>
              <w:bottom w:val="single" w:sz="4" w:space="0" w:color="auto"/>
              <w:right w:val="single" w:sz="4" w:space="0" w:color="auto"/>
            </w:tcBorders>
            <w:vAlign w:val="center"/>
          </w:tcPr>
          <w:p w14:paraId="6DE5FDD1" w14:textId="77777777" w:rsidR="00D038A8" w:rsidRDefault="00D038A8" w:rsidP="00CE0EB0">
            <w:pPr>
              <w:spacing w:after="0" w:line="240" w:lineRule="auto"/>
              <w:contextualSpacing/>
              <w:rPr>
                <w:rFonts w:ascii="Arial" w:hAnsi="Arial" w:cs="Arial"/>
                <w:sz w:val="20"/>
                <w:szCs w:val="20"/>
              </w:rPr>
            </w:pPr>
            <w:r>
              <w:rPr>
                <w:rFonts w:ascii="Arial" w:hAnsi="Arial" w:cs="Arial"/>
                <w:sz w:val="20"/>
                <w:szCs w:val="20"/>
              </w:rPr>
              <w:t>Added M2M – Updates effective 10/1/2015</w:t>
            </w:r>
          </w:p>
        </w:tc>
      </w:tr>
      <w:tr w:rsidR="000F7917" w:rsidRPr="00F60E21" w14:paraId="313FD280" w14:textId="77777777" w:rsidTr="002B0C50">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67102E98" w14:textId="77777777" w:rsidR="000F7917" w:rsidRDefault="000F7917" w:rsidP="00CE0EB0">
            <w:pPr>
              <w:spacing w:after="0" w:line="240" w:lineRule="auto"/>
              <w:contextualSpacing/>
              <w:rPr>
                <w:rFonts w:ascii="Arial" w:hAnsi="Arial" w:cs="Arial"/>
                <w:sz w:val="20"/>
                <w:szCs w:val="20"/>
              </w:rPr>
            </w:pPr>
            <w:r>
              <w:rPr>
                <w:rFonts w:ascii="Arial" w:hAnsi="Arial" w:cs="Arial"/>
                <w:sz w:val="20"/>
                <w:szCs w:val="20"/>
              </w:rPr>
              <w:t>11.1</w:t>
            </w:r>
          </w:p>
        </w:tc>
        <w:tc>
          <w:tcPr>
            <w:tcW w:w="1339" w:type="dxa"/>
            <w:tcBorders>
              <w:top w:val="single" w:sz="4" w:space="0" w:color="auto"/>
              <w:left w:val="single" w:sz="4" w:space="0" w:color="auto"/>
              <w:bottom w:val="single" w:sz="4" w:space="0" w:color="auto"/>
              <w:right w:val="single" w:sz="4" w:space="0" w:color="auto"/>
            </w:tcBorders>
            <w:vAlign w:val="center"/>
          </w:tcPr>
          <w:p w14:paraId="72D87327" w14:textId="77777777" w:rsidR="000F7917" w:rsidRDefault="000F7917" w:rsidP="00CE0EB0">
            <w:pPr>
              <w:spacing w:after="0" w:line="240" w:lineRule="auto"/>
              <w:contextualSpacing/>
              <w:rPr>
                <w:rFonts w:ascii="Arial" w:hAnsi="Arial" w:cs="Arial"/>
                <w:sz w:val="20"/>
                <w:szCs w:val="20"/>
              </w:rPr>
            </w:pPr>
            <w:r>
              <w:rPr>
                <w:rFonts w:ascii="Arial" w:hAnsi="Arial" w:cs="Arial"/>
                <w:sz w:val="20"/>
                <w:szCs w:val="20"/>
              </w:rPr>
              <w:t>8/27/2015</w:t>
            </w:r>
          </w:p>
        </w:tc>
        <w:tc>
          <w:tcPr>
            <w:tcW w:w="1710" w:type="dxa"/>
            <w:tcBorders>
              <w:top w:val="single" w:sz="4" w:space="0" w:color="auto"/>
              <w:left w:val="single" w:sz="4" w:space="0" w:color="auto"/>
              <w:bottom w:val="single" w:sz="4" w:space="0" w:color="auto"/>
              <w:right w:val="single" w:sz="4" w:space="0" w:color="auto"/>
            </w:tcBorders>
            <w:vAlign w:val="center"/>
          </w:tcPr>
          <w:p w14:paraId="74C69B9F" w14:textId="77777777" w:rsidR="000F7917" w:rsidRDefault="000F7917" w:rsidP="00CE0EB0">
            <w:pPr>
              <w:spacing w:after="0" w:line="240" w:lineRule="auto"/>
              <w:contextualSpacing/>
              <w:rPr>
                <w:rFonts w:ascii="Arial" w:hAnsi="Arial" w:cs="Arial"/>
                <w:sz w:val="20"/>
                <w:szCs w:val="20"/>
              </w:rPr>
            </w:pPr>
            <w:r>
              <w:rPr>
                <w:rFonts w:ascii="Arial" w:hAnsi="Arial" w:cs="Arial"/>
                <w:sz w:val="20"/>
                <w:szCs w:val="20"/>
              </w:rPr>
              <w:t>Amber Collins</w:t>
            </w:r>
          </w:p>
        </w:tc>
        <w:tc>
          <w:tcPr>
            <w:tcW w:w="6570" w:type="dxa"/>
            <w:tcBorders>
              <w:top w:val="single" w:sz="4" w:space="0" w:color="auto"/>
              <w:left w:val="single" w:sz="4" w:space="0" w:color="auto"/>
              <w:bottom w:val="single" w:sz="4" w:space="0" w:color="auto"/>
              <w:right w:val="single" w:sz="4" w:space="0" w:color="auto"/>
            </w:tcBorders>
            <w:vAlign w:val="center"/>
          </w:tcPr>
          <w:p w14:paraId="024D17BB" w14:textId="77777777" w:rsidR="000F7917" w:rsidRDefault="000F7917" w:rsidP="00CE0EB0">
            <w:pPr>
              <w:spacing w:after="0" w:line="240" w:lineRule="auto"/>
              <w:contextualSpacing/>
              <w:rPr>
                <w:rFonts w:ascii="Arial" w:hAnsi="Arial" w:cs="Arial"/>
                <w:sz w:val="20"/>
                <w:szCs w:val="20"/>
              </w:rPr>
            </w:pPr>
            <w:r>
              <w:rPr>
                <w:rFonts w:ascii="Arial" w:hAnsi="Arial" w:cs="Arial"/>
                <w:sz w:val="20"/>
                <w:szCs w:val="20"/>
              </w:rPr>
              <w:t>Added DST description and examples</w:t>
            </w:r>
          </w:p>
          <w:p w14:paraId="629402E0" w14:textId="77777777" w:rsidR="000F7917" w:rsidRDefault="000F7917" w:rsidP="00CE0EB0">
            <w:pPr>
              <w:spacing w:after="0" w:line="240" w:lineRule="auto"/>
              <w:contextualSpacing/>
              <w:rPr>
                <w:rFonts w:ascii="Arial" w:hAnsi="Arial" w:cs="Arial"/>
                <w:sz w:val="20"/>
                <w:szCs w:val="20"/>
              </w:rPr>
            </w:pPr>
            <w:r>
              <w:rPr>
                <w:rFonts w:ascii="Arial" w:hAnsi="Arial" w:cs="Arial"/>
                <w:sz w:val="20"/>
                <w:szCs w:val="20"/>
              </w:rPr>
              <w:t>Updated Fuel on Margin file to include GMTIntervalEnd column</w:t>
            </w:r>
          </w:p>
          <w:p w14:paraId="633F3014" w14:textId="77777777" w:rsidR="000F7917" w:rsidRDefault="000F7917" w:rsidP="00CE0EB0">
            <w:pPr>
              <w:spacing w:after="0" w:line="240" w:lineRule="auto"/>
              <w:contextualSpacing/>
              <w:rPr>
                <w:rFonts w:ascii="Arial" w:hAnsi="Arial" w:cs="Arial"/>
                <w:sz w:val="20"/>
                <w:szCs w:val="20"/>
              </w:rPr>
            </w:pPr>
            <w:r>
              <w:rPr>
                <w:rFonts w:ascii="Arial" w:hAnsi="Arial" w:cs="Arial"/>
                <w:sz w:val="20"/>
                <w:szCs w:val="20"/>
              </w:rPr>
              <w:t>Add Forecast Graph description and examples to guide</w:t>
            </w:r>
          </w:p>
          <w:p w14:paraId="0A2464E8" w14:textId="77777777" w:rsidR="000F7917" w:rsidRDefault="000F7917" w:rsidP="00CE0EB0">
            <w:pPr>
              <w:spacing w:after="0" w:line="240" w:lineRule="auto"/>
              <w:contextualSpacing/>
              <w:rPr>
                <w:rFonts w:ascii="Arial" w:hAnsi="Arial" w:cs="Arial"/>
                <w:sz w:val="20"/>
                <w:szCs w:val="20"/>
              </w:rPr>
            </w:pPr>
            <w:r>
              <w:rPr>
                <w:rFonts w:ascii="Arial" w:hAnsi="Arial" w:cs="Arial"/>
                <w:sz w:val="20"/>
                <w:szCs w:val="20"/>
              </w:rPr>
              <w:t>Updated Forecast Graph file to include GMTIntervalEnd column</w:t>
            </w:r>
          </w:p>
        </w:tc>
      </w:tr>
      <w:tr w:rsidR="00D159C0" w:rsidRPr="00F60E21" w14:paraId="7123FF13"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787B5782" w14:textId="77777777" w:rsidR="00D159C0" w:rsidRDefault="00D159C0" w:rsidP="00CE0EB0">
            <w:pPr>
              <w:spacing w:after="0" w:line="240" w:lineRule="auto"/>
              <w:contextualSpacing/>
              <w:rPr>
                <w:rFonts w:ascii="Arial" w:hAnsi="Arial" w:cs="Arial"/>
                <w:sz w:val="20"/>
                <w:szCs w:val="20"/>
              </w:rPr>
            </w:pPr>
            <w:r>
              <w:rPr>
                <w:rFonts w:ascii="Arial" w:hAnsi="Arial" w:cs="Arial"/>
                <w:sz w:val="20"/>
                <w:szCs w:val="20"/>
              </w:rPr>
              <w:lastRenderedPageBreak/>
              <w:t>11</w:t>
            </w:r>
            <w:r w:rsidR="000F7917">
              <w:rPr>
                <w:rFonts w:ascii="Arial" w:hAnsi="Arial" w:cs="Arial"/>
                <w:sz w:val="20"/>
                <w:szCs w:val="20"/>
              </w:rPr>
              <w:t>.2</w:t>
            </w:r>
          </w:p>
        </w:tc>
        <w:tc>
          <w:tcPr>
            <w:tcW w:w="1339" w:type="dxa"/>
            <w:tcBorders>
              <w:top w:val="single" w:sz="4" w:space="0" w:color="auto"/>
              <w:left w:val="single" w:sz="4" w:space="0" w:color="auto"/>
              <w:bottom w:val="single" w:sz="4" w:space="0" w:color="auto"/>
              <w:right w:val="single" w:sz="4" w:space="0" w:color="auto"/>
            </w:tcBorders>
            <w:vAlign w:val="center"/>
          </w:tcPr>
          <w:p w14:paraId="2ED8FC5B" w14:textId="77777777" w:rsidR="00D159C0" w:rsidRDefault="00D159C0" w:rsidP="00CE0EB0">
            <w:pPr>
              <w:spacing w:after="0" w:line="240" w:lineRule="auto"/>
              <w:contextualSpacing/>
              <w:rPr>
                <w:rFonts w:ascii="Arial" w:hAnsi="Arial" w:cs="Arial"/>
                <w:sz w:val="20"/>
                <w:szCs w:val="20"/>
              </w:rPr>
            </w:pPr>
            <w:r>
              <w:rPr>
                <w:rFonts w:ascii="Arial" w:hAnsi="Arial" w:cs="Arial"/>
                <w:sz w:val="20"/>
                <w:szCs w:val="20"/>
              </w:rPr>
              <w:t>8/</w:t>
            </w:r>
            <w:r w:rsidR="000F7917">
              <w:rPr>
                <w:rFonts w:ascii="Arial" w:hAnsi="Arial" w:cs="Arial"/>
                <w:sz w:val="20"/>
                <w:szCs w:val="20"/>
              </w:rPr>
              <w:t>31</w:t>
            </w:r>
            <w:r>
              <w:rPr>
                <w:rFonts w:ascii="Arial" w:hAnsi="Arial" w:cs="Arial"/>
                <w:sz w:val="20"/>
                <w:szCs w:val="20"/>
              </w:rPr>
              <w:t>/2015</w:t>
            </w:r>
          </w:p>
        </w:tc>
        <w:tc>
          <w:tcPr>
            <w:tcW w:w="1710" w:type="dxa"/>
            <w:tcBorders>
              <w:top w:val="single" w:sz="4" w:space="0" w:color="auto"/>
              <w:left w:val="single" w:sz="4" w:space="0" w:color="auto"/>
              <w:bottom w:val="single" w:sz="4" w:space="0" w:color="auto"/>
              <w:right w:val="single" w:sz="4" w:space="0" w:color="auto"/>
            </w:tcBorders>
            <w:vAlign w:val="center"/>
          </w:tcPr>
          <w:p w14:paraId="5555F8B6" w14:textId="77777777" w:rsidR="00D159C0" w:rsidRDefault="00D159C0" w:rsidP="00CE0EB0">
            <w:pPr>
              <w:spacing w:after="0" w:line="240" w:lineRule="auto"/>
              <w:contextualSpacing/>
              <w:rPr>
                <w:rFonts w:ascii="Arial" w:hAnsi="Arial" w:cs="Arial"/>
                <w:sz w:val="20"/>
                <w:szCs w:val="20"/>
              </w:rPr>
            </w:pPr>
            <w:r>
              <w:rPr>
                <w:rFonts w:ascii="Arial" w:hAnsi="Arial" w:cs="Arial"/>
                <w:sz w:val="20"/>
                <w:szCs w:val="20"/>
              </w:rPr>
              <w:t>Amber Collins</w:t>
            </w:r>
          </w:p>
        </w:tc>
        <w:tc>
          <w:tcPr>
            <w:tcW w:w="6570" w:type="dxa"/>
            <w:tcBorders>
              <w:top w:val="single" w:sz="4" w:space="0" w:color="auto"/>
              <w:left w:val="single" w:sz="4" w:space="0" w:color="auto"/>
              <w:bottom w:val="single" w:sz="4" w:space="0" w:color="auto"/>
              <w:right w:val="single" w:sz="4" w:space="0" w:color="auto"/>
            </w:tcBorders>
            <w:vAlign w:val="center"/>
          </w:tcPr>
          <w:p w14:paraId="5E334D29" w14:textId="77777777" w:rsidR="00A549C8" w:rsidRDefault="000F7917" w:rsidP="00CE0EB0">
            <w:pPr>
              <w:spacing w:after="0" w:line="240" w:lineRule="auto"/>
              <w:contextualSpacing/>
              <w:rPr>
                <w:rFonts w:ascii="Arial" w:hAnsi="Arial" w:cs="Arial"/>
                <w:sz w:val="20"/>
                <w:szCs w:val="20"/>
              </w:rPr>
            </w:pPr>
            <w:r>
              <w:rPr>
                <w:rFonts w:ascii="Arial" w:hAnsi="Arial" w:cs="Arial"/>
                <w:sz w:val="20"/>
                <w:szCs w:val="20"/>
              </w:rPr>
              <w:t>Updated .csv file examples in zip file for Fuel On Margin</w:t>
            </w:r>
            <w:r w:rsidR="00D97EBC">
              <w:rPr>
                <w:rFonts w:ascii="Arial" w:hAnsi="Arial" w:cs="Arial"/>
                <w:sz w:val="20"/>
                <w:szCs w:val="20"/>
              </w:rPr>
              <w:t xml:space="preserve">, </w:t>
            </w:r>
            <w:r>
              <w:rPr>
                <w:rFonts w:ascii="Arial" w:hAnsi="Arial" w:cs="Arial"/>
                <w:sz w:val="20"/>
                <w:szCs w:val="20"/>
              </w:rPr>
              <w:t>Forecast Summary</w:t>
            </w:r>
            <w:r w:rsidR="00D97EBC">
              <w:rPr>
                <w:rFonts w:ascii="Arial" w:hAnsi="Arial" w:cs="Arial"/>
                <w:sz w:val="20"/>
                <w:szCs w:val="20"/>
              </w:rPr>
              <w:t>, RTBM MCP, RTBM OR, DA MCP &amp; MP Regulation Performance</w:t>
            </w:r>
          </w:p>
        </w:tc>
      </w:tr>
      <w:tr w:rsidR="009E51D7" w:rsidRPr="00B31A11" w14:paraId="106AAC85"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0CFD6C4C" w14:textId="77777777" w:rsidR="009E51D7" w:rsidRPr="00DB0305" w:rsidRDefault="009E51D7" w:rsidP="00CE0EB0">
            <w:pPr>
              <w:spacing w:after="0" w:line="240" w:lineRule="auto"/>
              <w:contextualSpacing/>
              <w:rPr>
                <w:rFonts w:ascii="Arial" w:hAnsi="Arial" w:cs="Arial"/>
                <w:sz w:val="20"/>
                <w:szCs w:val="20"/>
              </w:rPr>
            </w:pPr>
            <w:r>
              <w:rPr>
                <w:rFonts w:ascii="Arial" w:hAnsi="Arial" w:cs="Arial"/>
                <w:sz w:val="20"/>
                <w:szCs w:val="20"/>
              </w:rPr>
              <w:t>12</w:t>
            </w:r>
          </w:p>
        </w:tc>
        <w:tc>
          <w:tcPr>
            <w:tcW w:w="1339" w:type="dxa"/>
            <w:tcBorders>
              <w:top w:val="single" w:sz="4" w:space="0" w:color="auto"/>
              <w:left w:val="single" w:sz="4" w:space="0" w:color="auto"/>
              <w:bottom w:val="single" w:sz="4" w:space="0" w:color="auto"/>
              <w:right w:val="single" w:sz="4" w:space="0" w:color="auto"/>
            </w:tcBorders>
            <w:vAlign w:val="center"/>
          </w:tcPr>
          <w:p w14:paraId="713064C4" w14:textId="77777777" w:rsidR="009E51D7" w:rsidRPr="00DB0305" w:rsidRDefault="009E51D7" w:rsidP="00CE0EB0">
            <w:pPr>
              <w:spacing w:after="0" w:line="240" w:lineRule="auto"/>
              <w:contextualSpacing/>
              <w:rPr>
                <w:rFonts w:ascii="Arial" w:hAnsi="Arial" w:cs="Arial"/>
                <w:sz w:val="20"/>
                <w:szCs w:val="20"/>
              </w:rPr>
            </w:pPr>
            <w:r w:rsidRPr="00DB0305">
              <w:rPr>
                <w:rFonts w:ascii="Arial" w:hAnsi="Arial" w:cs="Arial"/>
                <w:sz w:val="20"/>
                <w:szCs w:val="20"/>
              </w:rPr>
              <w:t>12/11/2015</w:t>
            </w:r>
          </w:p>
        </w:tc>
        <w:tc>
          <w:tcPr>
            <w:tcW w:w="1710" w:type="dxa"/>
            <w:tcBorders>
              <w:top w:val="single" w:sz="4" w:space="0" w:color="auto"/>
              <w:left w:val="single" w:sz="4" w:space="0" w:color="auto"/>
              <w:bottom w:val="single" w:sz="4" w:space="0" w:color="auto"/>
              <w:right w:val="single" w:sz="4" w:space="0" w:color="auto"/>
            </w:tcBorders>
            <w:vAlign w:val="center"/>
          </w:tcPr>
          <w:p w14:paraId="6896A624" w14:textId="77777777" w:rsidR="009E51D7" w:rsidRPr="00DB0305" w:rsidRDefault="009E51D7"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7670A57E" w14:textId="77777777" w:rsidR="009E51D7" w:rsidRPr="00050F1B" w:rsidRDefault="009E51D7" w:rsidP="00CE0EB0">
            <w:pPr>
              <w:spacing w:after="0" w:line="240" w:lineRule="auto"/>
              <w:contextualSpacing/>
              <w:rPr>
                <w:rFonts w:ascii="Arial" w:hAnsi="Arial" w:cs="Arial"/>
                <w:sz w:val="20"/>
                <w:szCs w:val="20"/>
              </w:rPr>
            </w:pPr>
            <w:r w:rsidRPr="00050F1B">
              <w:rPr>
                <w:rFonts w:ascii="Arial" w:hAnsi="Arial" w:cs="Arial"/>
                <w:sz w:val="20"/>
                <w:szCs w:val="20"/>
              </w:rPr>
              <w:t>Added Historical Tie Flow Data</w:t>
            </w:r>
          </w:p>
          <w:p w14:paraId="5A89BA9F" w14:textId="77777777" w:rsidR="009E51D7" w:rsidRPr="00050F1B" w:rsidRDefault="009E51D7" w:rsidP="00CE0EB0">
            <w:pPr>
              <w:spacing w:after="0" w:line="240" w:lineRule="auto"/>
              <w:contextualSpacing/>
              <w:rPr>
                <w:rFonts w:ascii="Arial" w:hAnsi="Arial" w:cs="Arial"/>
                <w:sz w:val="20"/>
                <w:szCs w:val="20"/>
              </w:rPr>
            </w:pPr>
            <w:r w:rsidRPr="00050F1B">
              <w:rPr>
                <w:rFonts w:ascii="Arial" w:hAnsi="Arial" w:cs="Arial"/>
                <w:sz w:val="20"/>
                <w:szCs w:val="20"/>
              </w:rPr>
              <w:t xml:space="preserve">Added TCR Funding by Constraint </w:t>
            </w:r>
          </w:p>
          <w:p w14:paraId="70C95CAC" w14:textId="77777777" w:rsidR="009E51D7" w:rsidRPr="00050F1B" w:rsidRDefault="009E51D7" w:rsidP="00CE0EB0">
            <w:pPr>
              <w:spacing w:after="0" w:line="240" w:lineRule="auto"/>
              <w:contextualSpacing/>
              <w:rPr>
                <w:rFonts w:ascii="Arial" w:hAnsi="Arial" w:cs="Arial"/>
                <w:sz w:val="20"/>
                <w:szCs w:val="20"/>
              </w:rPr>
            </w:pPr>
            <w:r w:rsidRPr="00050F1B">
              <w:rPr>
                <w:rFonts w:ascii="Arial" w:hAnsi="Arial" w:cs="Arial"/>
                <w:sz w:val="20"/>
                <w:szCs w:val="20"/>
              </w:rPr>
              <w:t>Added RTBM LMP Trend</w:t>
            </w:r>
          </w:p>
          <w:p w14:paraId="77F51670" w14:textId="77777777" w:rsidR="009E51D7" w:rsidRPr="00050F1B" w:rsidRDefault="009E51D7" w:rsidP="00CE0EB0">
            <w:pPr>
              <w:spacing w:after="0" w:line="240" w:lineRule="auto"/>
              <w:contextualSpacing/>
              <w:rPr>
                <w:rFonts w:ascii="Arial" w:hAnsi="Arial" w:cs="Arial"/>
                <w:sz w:val="20"/>
                <w:szCs w:val="20"/>
              </w:rPr>
            </w:pPr>
            <w:r w:rsidRPr="00050F1B">
              <w:rPr>
                <w:rFonts w:ascii="Arial" w:hAnsi="Arial" w:cs="Arial"/>
                <w:sz w:val="20"/>
                <w:szCs w:val="20"/>
              </w:rPr>
              <w:t>Added State Estimator raw data (</w:t>
            </w:r>
            <w:r w:rsidRPr="00050F1B">
              <w:rPr>
                <w:rFonts w:ascii="Arial" w:hAnsi="Arial" w:cs="Arial"/>
                <w:i/>
                <w:sz w:val="20"/>
                <w:szCs w:val="20"/>
              </w:rPr>
              <w:t>NDA required for viewing</w:t>
            </w:r>
            <w:r w:rsidRPr="00050F1B">
              <w:rPr>
                <w:rFonts w:ascii="Arial" w:hAnsi="Arial" w:cs="Arial"/>
                <w:sz w:val="20"/>
                <w:szCs w:val="20"/>
              </w:rPr>
              <w:t>) data only available in PROD environment</w:t>
            </w:r>
          </w:p>
        </w:tc>
      </w:tr>
      <w:tr w:rsidR="009E51D7" w:rsidRPr="00B31A11" w14:paraId="6599EDE6" w14:textId="77777777" w:rsidTr="0023743C">
        <w:trPr>
          <w:trHeight w:val="1097"/>
        </w:trPr>
        <w:tc>
          <w:tcPr>
            <w:tcW w:w="1451" w:type="dxa"/>
            <w:tcBorders>
              <w:top w:val="single" w:sz="4" w:space="0" w:color="auto"/>
              <w:left w:val="single" w:sz="4" w:space="0" w:color="auto"/>
              <w:bottom w:val="single" w:sz="4" w:space="0" w:color="auto"/>
              <w:right w:val="single" w:sz="4" w:space="0" w:color="auto"/>
            </w:tcBorders>
            <w:vAlign w:val="center"/>
          </w:tcPr>
          <w:p w14:paraId="67691818" w14:textId="77777777" w:rsidR="009E51D7" w:rsidRPr="00DB0305" w:rsidRDefault="009E51D7" w:rsidP="00CE0EB0">
            <w:pPr>
              <w:spacing w:after="0" w:line="240" w:lineRule="auto"/>
              <w:contextualSpacing/>
              <w:rPr>
                <w:rFonts w:ascii="Arial" w:hAnsi="Arial" w:cs="Arial"/>
                <w:sz w:val="20"/>
                <w:szCs w:val="20"/>
              </w:rPr>
            </w:pPr>
            <w:r>
              <w:rPr>
                <w:rFonts w:ascii="Arial" w:hAnsi="Arial" w:cs="Arial"/>
                <w:sz w:val="20"/>
                <w:szCs w:val="20"/>
              </w:rPr>
              <w:t>13</w:t>
            </w:r>
          </w:p>
        </w:tc>
        <w:tc>
          <w:tcPr>
            <w:tcW w:w="1339" w:type="dxa"/>
            <w:tcBorders>
              <w:top w:val="single" w:sz="4" w:space="0" w:color="auto"/>
              <w:left w:val="single" w:sz="4" w:space="0" w:color="auto"/>
              <w:bottom w:val="single" w:sz="4" w:space="0" w:color="auto"/>
              <w:right w:val="single" w:sz="4" w:space="0" w:color="auto"/>
            </w:tcBorders>
            <w:vAlign w:val="center"/>
          </w:tcPr>
          <w:p w14:paraId="45CE503F" w14:textId="77777777" w:rsidR="009E51D7" w:rsidRPr="00DB0305" w:rsidRDefault="00584703" w:rsidP="00CE0EB0">
            <w:pPr>
              <w:spacing w:after="0" w:line="240" w:lineRule="auto"/>
              <w:contextualSpacing/>
              <w:rPr>
                <w:rFonts w:ascii="Arial" w:hAnsi="Arial" w:cs="Arial"/>
                <w:sz w:val="20"/>
                <w:szCs w:val="20"/>
              </w:rPr>
            </w:pPr>
            <w:r>
              <w:rPr>
                <w:rFonts w:ascii="Arial" w:hAnsi="Arial" w:cs="Arial"/>
                <w:sz w:val="20"/>
                <w:szCs w:val="20"/>
              </w:rPr>
              <w:t>3</w:t>
            </w:r>
            <w:r w:rsidR="009E51D7">
              <w:rPr>
                <w:rFonts w:ascii="Arial" w:hAnsi="Arial" w:cs="Arial"/>
                <w:sz w:val="20"/>
                <w:szCs w:val="20"/>
              </w:rPr>
              <w:t>/22/2016</w:t>
            </w:r>
          </w:p>
        </w:tc>
        <w:tc>
          <w:tcPr>
            <w:tcW w:w="1710" w:type="dxa"/>
            <w:tcBorders>
              <w:top w:val="single" w:sz="4" w:space="0" w:color="auto"/>
              <w:left w:val="single" w:sz="4" w:space="0" w:color="auto"/>
              <w:bottom w:val="single" w:sz="4" w:space="0" w:color="auto"/>
              <w:right w:val="single" w:sz="4" w:space="0" w:color="auto"/>
            </w:tcBorders>
            <w:vAlign w:val="center"/>
          </w:tcPr>
          <w:p w14:paraId="16E96093" w14:textId="77777777" w:rsidR="009E51D7" w:rsidRPr="00DB0305" w:rsidRDefault="009E51D7" w:rsidP="00CE0EB0">
            <w:pPr>
              <w:spacing w:after="0" w:line="240" w:lineRule="auto"/>
              <w:contextualSpacing/>
              <w:rPr>
                <w:rFonts w:ascii="Arial" w:hAnsi="Arial" w:cs="Arial"/>
                <w:sz w:val="20"/>
                <w:szCs w:val="20"/>
              </w:rPr>
            </w:pPr>
            <w:r w:rsidRPr="00DB0305">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122A9928" w14:textId="77777777" w:rsidR="009E51D7" w:rsidRPr="00050F1B" w:rsidRDefault="009E51D7" w:rsidP="00CE0EB0">
            <w:pPr>
              <w:spacing w:after="0" w:line="240" w:lineRule="auto"/>
              <w:contextualSpacing/>
              <w:rPr>
                <w:rFonts w:ascii="Arial" w:hAnsi="Arial" w:cs="Arial"/>
                <w:sz w:val="20"/>
                <w:szCs w:val="20"/>
              </w:rPr>
            </w:pPr>
            <w:r w:rsidRPr="00050F1B">
              <w:rPr>
                <w:rFonts w:ascii="Arial" w:hAnsi="Arial" w:cs="Arial"/>
                <w:sz w:val="20"/>
                <w:szCs w:val="20"/>
              </w:rPr>
              <w:t xml:space="preserve">Add FTP access </w:t>
            </w:r>
            <w:r w:rsidR="00CA10CE" w:rsidRPr="00050F1B">
              <w:rPr>
                <w:rFonts w:ascii="Arial" w:hAnsi="Arial" w:cs="Arial"/>
                <w:sz w:val="20"/>
                <w:szCs w:val="20"/>
              </w:rPr>
              <w:t>information</w:t>
            </w:r>
            <w:r w:rsidR="0011027E" w:rsidRPr="00050F1B">
              <w:rPr>
                <w:rFonts w:ascii="Arial" w:hAnsi="Arial" w:cs="Arial"/>
                <w:sz w:val="20"/>
                <w:szCs w:val="20"/>
              </w:rPr>
              <w:t xml:space="preserve"> (user / password)</w:t>
            </w:r>
          </w:p>
          <w:p w14:paraId="07425E63" w14:textId="77777777" w:rsidR="0098034D" w:rsidRPr="00050F1B" w:rsidRDefault="009E51D7" w:rsidP="00CE0EB0">
            <w:pPr>
              <w:spacing w:after="0" w:line="240" w:lineRule="auto"/>
              <w:contextualSpacing/>
              <w:rPr>
                <w:rFonts w:ascii="Arial" w:hAnsi="Arial" w:cs="Arial"/>
                <w:sz w:val="20"/>
                <w:szCs w:val="20"/>
              </w:rPr>
            </w:pPr>
            <w:r w:rsidRPr="00050F1B">
              <w:rPr>
                <w:rFonts w:ascii="Arial" w:hAnsi="Arial" w:cs="Arial"/>
                <w:sz w:val="20"/>
                <w:szCs w:val="20"/>
              </w:rPr>
              <w:t>Add</w:t>
            </w:r>
            <w:r w:rsidR="0098034D" w:rsidRPr="00050F1B">
              <w:rPr>
                <w:rFonts w:ascii="Arial" w:hAnsi="Arial" w:cs="Arial"/>
                <w:sz w:val="20"/>
                <w:szCs w:val="20"/>
              </w:rPr>
              <w:t xml:space="preserve"> Historical Load Data at the Hourly Level</w:t>
            </w:r>
          </w:p>
          <w:p w14:paraId="182BC10D" w14:textId="77777777" w:rsidR="0011027E" w:rsidRPr="00050F1B" w:rsidRDefault="0011027E" w:rsidP="00CE0EB0">
            <w:pPr>
              <w:spacing w:after="0" w:line="240" w:lineRule="auto"/>
              <w:contextualSpacing/>
              <w:rPr>
                <w:rFonts w:ascii="Arial" w:hAnsi="Arial" w:cs="Arial"/>
                <w:sz w:val="20"/>
                <w:szCs w:val="20"/>
              </w:rPr>
            </w:pPr>
            <w:r w:rsidRPr="00050F1B">
              <w:rPr>
                <w:rFonts w:ascii="Arial" w:hAnsi="Arial" w:cs="Arial"/>
                <w:sz w:val="20"/>
                <w:szCs w:val="20"/>
              </w:rPr>
              <w:t xml:space="preserve">Add </w:t>
            </w:r>
            <w:r w:rsidR="00474FA5">
              <w:rPr>
                <w:rFonts w:ascii="Arial" w:hAnsi="Arial" w:cs="Arial"/>
                <w:sz w:val="20"/>
                <w:szCs w:val="20"/>
              </w:rPr>
              <w:t>C</w:t>
            </w:r>
            <w:r w:rsidRPr="00050F1B">
              <w:rPr>
                <w:rFonts w:ascii="Arial" w:hAnsi="Arial" w:cs="Arial"/>
                <w:sz w:val="20"/>
                <w:szCs w:val="20"/>
              </w:rPr>
              <w:t>opy of TCR Funding by Constraint (by Market Day)</w:t>
            </w:r>
          </w:p>
          <w:p w14:paraId="6199D554" w14:textId="77777777" w:rsidR="009E51D7" w:rsidRPr="00050F1B" w:rsidRDefault="00584703" w:rsidP="00CE0EB0">
            <w:pPr>
              <w:spacing w:after="0" w:line="240" w:lineRule="auto"/>
              <w:contextualSpacing/>
              <w:rPr>
                <w:rFonts w:ascii="Arial" w:hAnsi="Arial" w:cs="Arial"/>
                <w:sz w:val="20"/>
                <w:szCs w:val="20"/>
              </w:rPr>
            </w:pPr>
            <w:r w:rsidRPr="00050F1B">
              <w:rPr>
                <w:rFonts w:ascii="Arial" w:hAnsi="Arial" w:cs="Arial"/>
                <w:sz w:val="20"/>
                <w:szCs w:val="20"/>
              </w:rPr>
              <w:t xml:space="preserve">Add </w:t>
            </w:r>
            <w:r w:rsidR="0098034D" w:rsidRPr="00050F1B">
              <w:rPr>
                <w:rFonts w:ascii="Arial" w:hAnsi="Arial" w:cs="Arial"/>
                <w:sz w:val="20"/>
                <w:szCs w:val="20"/>
              </w:rPr>
              <w:t>LMP Annual Roll-Up</w:t>
            </w:r>
          </w:p>
        </w:tc>
      </w:tr>
      <w:tr w:rsidR="00B557A2" w:rsidRPr="00B31A11" w14:paraId="42CFE73E"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5D489075" w14:textId="77777777" w:rsidR="00B557A2" w:rsidRDefault="00B557A2" w:rsidP="00CE0EB0">
            <w:pPr>
              <w:spacing w:after="0" w:line="240" w:lineRule="auto"/>
              <w:contextualSpacing/>
              <w:rPr>
                <w:rFonts w:ascii="Arial" w:hAnsi="Arial" w:cs="Arial"/>
                <w:sz w:val="20"/>
                <w:szCs w:val="20"/>
              </w:rPr>
            </w:pPr>
            <w:r>
              <w:rPr>
                <w:rFonts w:ascii="Arial" w:hAnsi="Arial" w:cs="Arial"/>
                <w:sz w:val="20"/>
                <w:szCs w:val="20"/>
              </w:rPr>
              <w:t>14</w:t>
            </w:r>
          </w:p>
        </w:tc>
        <w:tc>
          <w:tcPr>
            <w:tcW w:w="1339" w:type="dxa"/>
            <w:tcBorders>
              <w:top w:val="single" w:sz="4" w:space="0" w:color="auto"/>
              <w:left w:val="single" w:sz="4" w:space="0" w:color="auto"/>
              <w:bottom w:val="single" w:sz="4" w:space="0" w:color="auto"/>
              <w:right w:val="single" w:sz="4" w:space="0" w:color="auto"/>
            </w:tcBorders>
            <w:vAlign w:val="center"/>
          </w:tcPr>
          <w:p w14:paraId="43DAB4AA" w14:textId="77777777" w:rsidR="00B557A2" w:rsidRDefault="00B557A2" w:rsidP="00CE0EB0">
            <w:pPr>
              <w:spacing w:after="0" w:line="240" w:lineRule="auto"/>
              <w:contextualSpacing/>
              <w:rPr>
                <w:rFonts w:ascii="Arial" w:hAnsi="Arial" w:cs="Arial"/>
                <w:sz w:val="20"/>
                <w:szCs w:val="20"/>
              </w:rPr>
            </w:pPr>
            <w:r>
              <w:rPr>
                <w:rFonts w:ascii="Arial" w:hAnsi="Arial" w:cs="Arial"/>
                <w:sz w:val="20"/>
                <w:szCs w:val="20"/>
              </w:rPr>
              <w:t>6/2/2016</w:t>
            </w:r>
          </w:p>
        </w:tc>
        <w:tc>
          <w:tcPr>
            <w:tcW w:w="1710" w:type="dxa"/>
            <w:tcBorders>
              <w:top w:val="single" w:sz="4" w:space="0" w:color="auto"/>
              <w:left w:val="single" w:sz="4" w:space="0" w:color="auto"/>
              <w:bottom w:val="single" w:sz="4" w:space="0" w:color="auto"/>
              <w:right w:val="single" w:sz="4" w:space="0" w:color="auto"/>
            </w:tcBorders>
            <w:vAlign w:val="center"/>
          </w:tcPr>
          <w:p w14:paraId="3851C7A2" w14:textId="77777777" w:rsidR="00B557A2" w:rsidRPr="00DB0305" w:rsidRDefault="00B557A2"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34645E94" w14:textId="77777777" w:rsidR="00B557A2" w:rsidRDefault="00B557A2" w:rsidP="00CE0EB0">
            <w:pPr>
              <w:spacing w:after="0" w:line="240" w:lineRule="auto"/>
              <w:contextualSpacing/>
              <w:rPr>
                <w:rFonts w:ascii="Arial" w:hAnsi="Arial" w:cs="Arial"/>
                <w:sz w:val="20"/>
                <w:szCs w:val="20"/>
              </w:rPr>
            </w:pPr>
            <w:r>
              <w:rPr>
                <w:rFonts w:ascii="Arial" w:hAnsi="Arial" w:cs="Arial"/>
                <w:sz w:val="20"/>
                <w:szCs w:val="20"/>
              </w:rPr>
              <w:t>Add LMP data roll-up</w:t>
            </w:r>
            <w:r w:rsidR="0023743C">
              <w:rPr>
                <w:rFonts w:ascii="Arial" w:hAnsi="Arial" w:cs="Arial"/>
                <w:sz w:val="20"/>
                <w:szCs w:val="20"/>
              </w:rPr>
              <w:t>s for RTBM &amp; DA</w:t>
            </w:r>
          </w:p>
          <w:p w14:paraId="098D2D9C" w14:textId="77777777" w:rsidR="0023743C" w:rsidRDefault="0023743C" w:rsidP="00CE0EB0">
            <w:pPr>
              <w:spacing w:after="0" w:line="240" w:lineRule="auto"/>
              <w:contextualSpacing/>
              <w:rPr>
                <w:rFonts w:ascii="Arial" w:hAnsi="Arial" w:cs="Arial"/>
                <w:sz w:val="20"/>
                <w:szCs w:val="20"/>
              </w:rPr>
            </w:pPr>
            <w:r>
              <w:rPr>
                <w:rFonts w:ascii="Arial" w:hAnsi="Arial" w:cs="Arial"/>
                <w:sz w:val="20"/>
                <w:szCs w:val="20"/>
              </w:rPr>
              <w:t>Add Day Ahead Total Congestion Dollars by Month and Constraint</w:t>
            </w:r>
          </w:p>
          <w:p w14:paraId="081B64FC" w14:textId="77777777" w:rsidR="0023743C" w:rsidRDefault="0023743C" w:rsidP="00CE0EB0">
            <w:pPr>
              <w:spacing w:after="0" w:line="240" w:lineRule="auto"/>
              <w:contextualSpacing/>
              <w:rPr>
                <w:rFonts w:ascii="Arial" w:hAnsi="Arial" w:cs="Arial"/>
                <w:sz w:val="20"/>
                <w:szCs w:val="20"/>
              </w:rPr>
            </w:pPr>
            <w:r>
              <w:rPr>
                <w:rFonts w:ascii="Arial" w:hAnsi="Arial" w:cs="Arial"/>
                <w:sz w:val="20"/>
                <w:szCs w:val="20"/>
              </w:rPr>
              <w:t>Revised file folder structure for RTBM and DA LMP</w:t>
            </w:r>
          </w:p>
          <w:p w14:paraId="1DFDCA93" w14:textId="77777777" w:rsidR="0023743C" w:rsidRDefault="0023743C" w:rsidP="00CE0EB0">
            <w:pPr>
              <w:spacing w:after="0" w:line="240" w:lineRule="auto"/>
              <w:contextualSpacing/>
              <w:rPr>
                <w:rFonts w:ascii="Arial" w:hAnsi="Arial" w:cs="Arial"/>
                <w:sz w:val="20"/>
                <w:szCs w:val="20"/>
              </w:rPr>
            </w:pPr>
            <w:r>
              <w:rPr>
                <w:rFonts w:ascii="Arial" w:hAnsi="Arial" w:cs="Arial"/>
                <w:sz w:val="20"/>
                <w:szCs w:val="20"/>
              </w:rPr>
              <w:t>Price Contour Map (Graphic Display) to include RTBM / DA delta info</w:t>
            </w:r>
          </w:p>
          <w:p w14:paraId="2C5137A1" w14:textId="77777777" w:rsidR="0023743C" w:rsidRPr="00050F1B" w:rsidRDefault="0023743C" w:rsidP="00CE0EB0">
            <w:pPr>
              <w:spacing w:after="0" w:line="240" w:lineRule="auto"/>
              <w:contextualSpacing/>
              <w:rPr>
                <w:rFonts w:ascii="Arial" w:hAnsi="Arial" w:cs="Arial"/>
                <w:sz w:val="20"/>
                <w:szCs w:val="20"/>
              </w:rPr>
            </w:pPr>
            <w:r>
              <w:rPr>
                <w:rFonts w:ascii="Arial" w:hAnsi="Arial" w:cs="Arial"/>
                <w:sz w:val="20"/>
                <w:szCs w:val="20"/>
              </w:rPr>
              <w:t>SLMP and SMCP Repricing folder added</w:t>
            </w:r>
          </w:p>
        </w:tc>
      </w:tr>
      <w:tr w:rsidR="00815C3F" w:rsidRPr="00B31A11" w14:paraId="7BCE2C42"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3CE70180" w14:textId="77777777" w:rsidR="00815C3F" w:rsidRDefault="00815C3F" w:rsidP="00CE0EB0">
            <w:pPr>
              <w:spacing w:after="0" w:line="240" w:lineRule="auto"/>
              <w:contextualSpacing/>
              <w:rPr>
                <w:rFonts w:ascii="Arial" w:hAnsi="Arial" w:cs="Arial"/>
                <w:sz w:val="20"/>
                <w:szCs w:val="20"/>
              </w:rPr>
            </w:pPr>
            <w:r>
              <w:rPr>
                <w:rFonts w:ascii="Arial" w:hAnsi="Arial" w:cs="Arial"/>
                <w:sz w:val="20"/>
                <w:szCs w:val="20"/>
              </w:rPr>
              <w:t>15</w:t>
            </w:r>
          </w:p>
        </w:tc>
        <w:tc>
          <w:tcPr>
            <w:tcW w:w="1339" w:type="dxa"/>
            <w:tcBorders>
              <w:top w:val="single" w:sz="4" w:space="0" w:color="auto"/>
              <w:left w:val="single" w:sz="4" w:space="0" w:color="auto"/>
              <w:bottom w:val="single" w:sz="4" w:space="0" w:color="auto"/>
              <w:right w:val="single" w:sz="4" w:space="0" w:color="auto"/>
            </w:tcBorders>
            <w:vAlign w:val="center"/>
          </w:tcPr>
          <w:p w14:paraId="05316C63" w14:textId="77777777" w:rsidR="00815C3F" w:rsidRDefault="00815C3F" w:rsidP="00CE0EB0">
            <w:pPr>
              <w:spacing w:after="0" w:line="240" w:lineRule="auto"/>
              <w:contextualSpacing/>
              <w:rPr>
                <w:rFonts w:ascii="Arial" w:hAnsi="Arial" w:cs="Arial"/>
                <w:sz w:val="20"/>
                <w:szCs w:val="20"/>
              </w:rPr>
            </w:pPr>
            <w:r>
              <w:rPr>
                <w:rFonts w:ascii="Arial" w:hAnsi="Arial" w:cs="Arial"/>
                <w:sz w:val="20"/>
                <w:szCs w:val="20"/>
              </w:rPr>
              <w:t>8/19/2016</w:t>
            </w:r>
          </w:p>
        </w:tc>
        <w:tc>
          <w:tcPr>
            <w:tcW w:w="1710" w:type="dxa"/>
            <w:tcBorders>
              <w:top w:val="single" w:sz="4" w:space="0" w:color="auto"/>
              <w:left w:val="single" w:sz="4" w:space="0" w:color="auto"/>
              <w:bottom w:val="single" w:sz="4" w:space="0" w:color="auto"/>
              <w:right w:val="single" w:sz="4" w:space="0" w:color="auto"/>
            </w:tcBorders>
            <w:vAlign w:val="center"/>
          </w:tcPr>
          <w:p w14:paraId="5417C01F" w14:textId="77777777" w:rsidR="00815C3F" w:rsidRDefault="00815C3F"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2E323AE8" w14:textId="77777777" w:rsidR="00815C3F" w:rsidRDefault="00815C3F" w:rsidP="00CE0EB0">
            <w:pPr>
              <w:spacing w:after="0" w:line="240" w:lineRule="auto"/>
              <w:contextualSpacing/>
              <w:rPr>
                <w:rFonts w:ascii="Arial" w:hAnsi="Arial" w:cs="Arial"/>
                <w:sz w:val="20"/>
                <w:szCs w:val="20"/>
              </w:rPr>
            </w:pPr>
            <w:r>
              <w:rPr>
                <w:rFonts w:ascii="Arial" w:hAnsi="Arial" w:cs="Arial"/>
                <w:sz w:val="20"/>
                <w:szCs w:val="20"/>
              </w:rPr>
              <w:t>Modified Gen Mix display (Coal Mkt / Coal Self)</w:t>
            </w:r>
          </w:p>
          <w:p w14:paraId="580AA15C" w14:textId="77777777" w:rsidR="00815C3F" w:rsidRDefault="00815C3F" w:rsidP="00CE0EB0">
            <w:pPr>
              <w:spacing w:after="0" w:line="240" w:lineRule="auto"/>
              <w:contextualSpacing/>
              <w:rPr>
                <w:rFonts w:ascii="Arial" w:hAnsi="Arial" w:cs="Arial"/>
                <w:sz w:val="20"/>
                <w:szCs w:val="20"/>
              </w:rPr>
            </w:pPr>
            <w:r>
              <w:rPr>
                <w:rFonts w:ascii="Arial" w:hAnsi="Arial" w:cs="Arial"/>
                <w:sz w:val="20"/>
                <w:szCs w:val="20"/>
              </w:rPr>
              <w:t>Earlier publish time for Gen Mix data</w:t>
            </w:r>
          </w:p>
          <w:p w14:paraId="2ADD206A" w14:textId="77777777" w:rsidR="00815C3F" w:rsidRDefault="00815C3F" w:rsidP="00CE0EB0">
            <w:pPr>
              <w:spacing w:after="0" w:line="240" w:lineRule="auto"/>
              <w:contextualSpacing/>
              <w:rPr>
                <w:rFonts w:ascii="Arial" w:hAnsi="Arial" w:cs="Arial"/>
                <w:sz w:val="20"/>
                <w:szCs w:val="20"/>
              </w:rPr>
            </w:pPr>
            <w:r>
              <w:rPr>
                <w:rFonts w:ascii="Arial" w:hAnsi="Arial" w:cs="Arial"/>
                <w:sz w:val="20"/>
                <w:szCs w:val="20"/>
              </w:rPr>
              <w:t>Add Report Gen Station Fuel Type by FTR case &amp; PSS/E bus number</w:t>
            </w:r>
          </w:p>
          <w:p w14:paraId="00313BC2" w14:textId="77777777" w:rsidR="00815C3F" w:rsidRDefault="00815C3F" w:rsidP="00CE0EB0">
            <w:pPr>
              <w:spacing w:after="0" w:line="240" w:lineRule="auto"/>
              <w:contextualSpacing/>
              <w:rPr>
                <w:rFonts w:ascii="Arial" w:hAnsi="Arial" w:cs="Arial"/>
                <w:sz w:val="20"/>
                <w:szCs w:val="20"/>
              </w:rPr>
            </w:pPr>
            <w:r>
              <w:rPr>
                <w:rFonts w:ascii="Arial" w:hAnsi="Arial" w:cs="Arial"/>
                <w:sz w:val="20"/>
                <w:szCs w:val="20"/>
              </w:rPr>
              <w:t>Add Capacity of Generation on Outage</w:t>
            </w:r>
          </w:p>
        </w:tc>
      </w:tr>
      <w:tr w:rsidR="00121637" w:rsidRPr="00B31A11" w14:paraId="6A100E44"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2F84D551" w14:textId="77777777" w:rsidR="00121637" w:rsidRDefault="00121637" w:rsidP="00CE0EB0">
            <w:pPr>
              <w:spacing w:after="0" w:line="240" w:lineRule="auto"/>
              <w:contextualSpacing/>
              <w:rPr>
                <w:rFonts w:ascii="Arial" w:hAnsi="Arial" w:cs="Arial"/>
                <w:sz w:val="20"/>
                <w:szCs w:val="20"/>
              </w:rPr>
            </w:pPr>
            <w:r>
              <w:rPr>
                <w:rFonts w:ascii="Arial" w:hAnsi="Arial" w:cs="Arial"/>
                <w:sz w:val="20"/>
                <w:szCs w:val="20"/>
              </w:rPr>
              <w:t>16</w:t>
            </w:r>
          </w:p>
        </w:tc>
        <w:tc>
          <w:tcPr>
            <w:tcW w:w="1339" w:type="dxa"/>
            <w:tcBorders>
              <w:top w:val="single" w:sz="4" w:space="0" w:color="auto"/>
              <w:left w:val="single" w:sz="4" w:space="0" w:color="auto"/>
              <w:bottom w:val="single" w:sz="4" w:space="0" w:color="auto"/>
              <w:right w:val="single" w:sz="4" w:space="0" w:color="auto"/>
            </w:tcBorders>
            <w:vAlign w:val="center"/>
          </w:tcPr>
          <w:p w14:paraId="15F85786" w14:textId="77777777" w:rsidR="00121637" w:rsidRDefault="00616EE9" w:rsidP="00CE0EB0">
            <w:pPr>
              <w:spacing w:after="0" w:line="240" w:lineRule="auto"/>
              <w:contextualSpacing/>
              <w:rPr>
                <w:rFonts w:ascii="Arial" w:hAnsi="Arial" w:cs="Arial"/>
                <w:sz w:val="20"/>
                <w:szCs w:val="20"/>
              </w:rPr>
            </w:pPr>
            <w:r>
              <w:rPr>
                <w:rFonts w:ascii="Arial" w:hAnsi="Arial" w:cs="Arial"/>
                <w:sz w:val="20"/>
                <w:szCs w:val="20"/>
              </w:rPr>
              <w:t>12</w:t>
            </w:r>
            <w:r w:rsidR="00121637">
              <w:rPr>
                <w:rFonts w:ascii="Arial" w:hAnsi="Arial" w:cs="Arial"/>
                <w:sz w:val="20"/>
                <w:szCs w:val="20"/>
              </w:rPr>
              <w:t>/</w:t>
            </w:r>
            <w:r>
              <w:rPr>
                <w:rFonts w:ascii="Arial" w:hAnsi="Arial" w:cs="Arial"/>
                <w:sz w:val="20"/>
                <w:szCs w:val="20"/>
              </w:rPr>
              <w:t>1</w:t>
            </w:r>
            <w:r w:rsidR="00121637">
              <w:rPr>
                <w:rFonts w:ascii="Arial" w:hAnsi="Arial" w:cs="Arial"/>
                <w:sz w:val="20"/>
                <w:szCs w:val="20"/>
              </w:rPr>
              <w:t>/2016</w:t>
            </w:r>
          </w:p>
        </w:tc>
        <w:tc>
          <w:tcPr>
            <w:tcW w:w="1710" w:type="dxa"/>
            <w:tcBorders>
              <w:top w:val="single" w:sz="4" w:space="0" w:color="auto"/>
              <w:left w:val="single" w:sz="4" w:space="0" w:color="auto"/>
              <w:bottom w:val="single" w:sz="4" w:space="0" w:color="auto"/>
              <w:right w:val="single" w:sz="4" w:space="0" w:color="auto"/>
            </w:tcBorders>
            <w:vAlign w:val="center"/>
          </w:tcPr>
          <w:p w14:paraId="73427403" w14:textId="77777777" w:rsidR="00121637" w:rsidRDefault="00121637"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57698A1B" w14:textId="77777777" w:rsidR="00121637" w:rsidRDefault="00121637" w:rsidP="00CE0EB0">
            <w:pPr>
              <w:spacing w:after="0" w:line="240" w:lineRule="auto"/>
              <w:contextualSpacing/>
              <w:rPr>
                <w:rFonts w:ascii="Arial" w:hAnsi="Arial" w:cs="Arial"/>
                <w:sz w:val="20"/>
                <w:szCs w:val="20"/>
              </w:rPr>
            </w:pPr>
            <w:r>
              <w:rPr>
                <w:rFonts w:ascii="Arial" w:hAnsi="Arial" w:cs="Arial"/>
                <w:sz w:val="20"/>
                <w:szCs w:val="20"/>
              </w:rPr>
              <w:t>Modified description for Add Capacity of Generation on Outage</w:t>
            </w:r>
          </w:p>
          <w:p w14:paraId="06E400C2" w14:textId="77777777" w:rsidR="008A5AF4" w:rsidRDefault="00616EE9" w:rsidP="00CE0EB0">
            <w:pPr>
              <w:spacing w:after="0" w:line="240" w:lineRule="auto"/>
              <w:contextualSpacing/>
              <w:rPr>
                <w:rFonts w:ascii="Arial" w:hAnsi="Arial" w:cs="Arial"/>
                <w:sz w:val="20"/>
                <w:szCs w:val="20"/>
              </w:rPr>
            </w:pPr>
            <w:r>
              <w:rPr>
                <w:rFonts w:ascii="Arial" w:hAnsi="Arial" w:cs="Arial"/>
                <w:sz w:val="20"/>
                <w:szCs w:val="20"/>
              </w:rPr>
              <w:t>Updated Operating Reserve with SPP Total</w:t>
            </w:r>
          </w:p>
          <w:p w14:paraId="73FDC8DF" w14:textId="77777777" w:rsidR="00E62E75" w:rsidRDefault="00A25A99" w:rsidP="00CE0EB0">
            <w:pPr>
              <w:spacing w:after="0" w:line="240" w:lineRule="auto"/>
              <w:contextualSpacing/>
              <w:rPr>
                <w:rFonts w:ascii="Arial" w:hAnsi="Arial" w:cs="Arial"/>
                <w:sz w:val="20"/>
                <w:szCs w:val="20"/>
              </w:rPr>
            </w:pPr>
            <w:r>
              <w:rPr>
                <w:rFonts w:ascii="Arial" w:hAnsi="Arial" w:cs="Arial"/>
                <w:sz w:val="20"/>
                <w:szCs w:val="20"/>
              </w:rPr>
              <w:t xml:space="preserve">Updated Gen Mix </w:t>
            </w:r>
            <w:r w:rsidR="00043A5D">
              <w:rPr>
                <w:rFonts w:ascii="Arial" w:hAnsi="Arial" w:cs="Arial"/>
                <w:sz w:val="20"/>
                <w:szCs w:val="20"/>
              </w:rPr>
              <w:t xml:space="preserve">Historical files </w:t>
            </w:r>
            <w:r>
              <w:rPr>
                <w:rFonts w:ascii="Arial" w:hAnsi="Arial" w:cs="Arial"/>
                <w:sz w:val="20"/>
                <w:szCs w:val="20"/>
              </w:rPr>
              <w:t xml:space="preserve">add </w:t>
            </w:r>
            <w:r w:rsidR="00043A5D">
              <w:rPr>
                <w:rFonts w:ascii="Arial" w:hAnsi="Arial" w:cs="Arial"/>
                <w:sz w:val="20"/>
                <w:szCs w:val="20"/>
              </w:rPr>
              <w:t xml:space="preserve">GenMixHourly </w:t>
            </w:r>
          </w:p>
        </w:tc>
      </w:tr>
      <w:tr w:rsidR="00E62E75" w:rsidRPr="00B31A11" w14:paraId="1685D7DB"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05003F44" w14:textId="77777777" w:rsidR="00E62E75" w:rsidRDefault="00E62E75" w:rsidP="00CE0EB0">
            <w:pPr>
              <w:spacing w:after="0" w:line="240" w:lineRule="auto"/>
              <w:contextualSpacing/>
              <w:rPr>
                <w:rFonts w:ascii="Arial" w:hAnsi="Arial" w:cs="Arial"/>
                <w:sz w:val="20"/>
                <w:szCs w:val="20"/>
              </w:rPr>
            </w:pPr>
            <w:r>
              <w:rPr>
                <w:rFonts w:ascii="Arial" w:hAnsi="Arial" w:cs="Arial"/>
                <w:sz w:val="20"/>
                <w:szCs w:val="20"/>
              </w:rPr>
              <w:t>18</w:t>
            </w:r>
          </w:p>
        </w:tc>
        <w:tc>
          <w:tcPr>
            <w:tcW w:w="1339" w:type="dxa"/>
            <w:tcBorders>
              <w:top w:val="single" w:sz="4" w:space="0" w:color="auto"/>
              <w:left w:val="single" w:sz="4" w:space="0" w:color="auto"/>
              <w:bottom w:val="single" w:sz="4" w:space="0" w:color="auto"/>
              <w:right w:val="single" w:sz="4" w:space="0" w:color="auto"/>
            </w:tcBorders>
            <w:vAlign w:val="center"/>
          </w:tcPr>
          <w:p w14:paraId="7587D124" w14:textId="77777777" w:rsidR="00E62E75" w:rsidRDefault="00E62E75" w:rsidP="00CE0EB0">
            <w:pPr>
              <w:spacing w:after="0" w:line="240" w:lineRule="auto"/>
              <w:contextualSpacing/>
              <w:rPr>
                <w:rFonts w:ascii="Arial" w:hAnsi="Arial" w:cs="Arial"/>
                <w:sz w:val="20"/>
                <w:szCs w:val="20"/>
              </w:rPr>
            </w:pPr>
            <w:r>
              <w:rPr>
                <w:rFonts w:ascii="Arial" w:hAnsi="Arial" w:cs="Arial"/>
                <w:sz w:val="20"/>
                <w:szCs w:val="20"/>
              </w:rPr>
              <w:t>3/15/2017</w:t>
            </w:r>
          </w:p>
        </w:tc>
        <w:tc>
          <w:tcPr>
            <w:tcW w:w="1710" w:type="dxa"/>
            <w:tcBorders>
              <w:top w:val="single" w:sz="4" w:space="0" w:color="auto"/>
              <w:left w:val="single" w:sz="4" w:space="0" w:color="auto"/>
              <w:bottom w:val="single" w:sz="4" w:space="0" w:color="auto"/>
              <w:right w:val="single" w:sz="4" w:space="0" w:color="auto"/>
            </w:tcBorders>
            <w:vAlign w:val="center"/>
          </w:tcPr>
          <w:p w14:paraId="766F502E" w14:textId="77777777" w:rsidR="00E62E75" w:rsidRDefault="00E62E75"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2763E987" w14:textId="77777777" w:rsidR="00E62E75" w:rsidRDefault="00E62E75" w:rsidP="00CE0EB0">
            <w:pPr>
              <w:spacing w:after="0" w:line="240" w:lineRule="auto"/>
              <w:contextualSpacing/>
              <w:rPr>
                <w:rFonts w:ascii="Arial" w:hAnsi="Arial" w:cs="Arial"/>
                <w:sz w:val="20"/>
                <w:szCs w:val="20"/>
              </w:rPr>
            </w:pPr>
            <w:r>
              <w:rPr>
                <w:rFonts w:ascii="Arial" w:hAnsi="Arial" w:cs="Arial"/>
                <w:sz w:val="20"/>
                <w:szCs w:val="20"/>
              </w:rPr>
              <w:t xml:space="preserve">Updated DAWF to reflect 7 days of data </w:t>
            </w:r>
          </w:p>
          <w:p w14:paraId="3F029A6A" w14:textId="77777777" w:rsidR="00E62E75" w:rsidRDefault="00E62E75" w:rsidP="00CE0EB0">
            <w:pPr>
              <w:spacing w:after="0" w:line="240" w:lineRule="auto"/>
              <w:contextualSpacing/>
              <w:rPr>
                <w:rFonts w:ascii="Arial" w:hAnsi="Arial" w:cs="Arial"/>
                <w:sz w:val="20"/>
                <w:szCs w:val="20"/>
              </w:rPr>
            </w:pPr>
            <w:r>
              <w:rPr>
                <w:rFonts w:ascii="Arial" w:hAnsi="Arial" w:cs="Arial"/>
                <w:sz w:val="20"/>
                <w:szCs w:val="20"/>
              </w:rPr>
              <w:t>Added Headroom</w:t>
            </w:r>
            <w:r w:rsidR="003221A0">
              <w:rPr>
                <w:rFonts w:ascii="Arial" w:hAnsi="Arial" w:cs="Arial"/>
                <w:sz w:val="20"/>
                <w:szCs w:val="20"/>
              </w:rPr>
              <w:t xml:space="preserve"> and Floorroom</w:t>
            </w:r>
          </w:p>
          <w:p w14:paraId="61EA9B17" w14:textId="77777777" w:rsidR="00E62E75" w:rsidRDefault="00E62E75" w:rsidP="00CE0EB0">
            <w:pPr>
              <w:spacing w:after="0" w:line="240" w:lineRule="auto"/>
              <w:contextualSpacing/>
              <w:rPr>
                <w:rFonts w:ascii="Arial" w:hAnsi="Arial" w:cs="Arial"/>
                <w:sz w:val="20"/>
                <w:szCs w:val="20"/>
              </w:rPr>
            </w:pPr>
            <w:r>
              <w:rPr>
                <w:rFonts w:ascii="Arial" w:hAnsi="Arial" w:cs="Arial"/>
                <w:sz w:val="20"/>
                <w:szCs w:val="20"/>
              </w:rPr>
              <w:t>Added Scarcity Demand</w:t>
            </w:r>
          </w:p>
          <w:p w14:paraId="004C9F3F" w14:textId="77777777" w:rsidR="00E62E75" w:rsidRDefault="00E62E75" w:rsidP="00CE0EB0">
            <w:pPr>
              <w:spacing w:after="0" w:line="240" w:lineRule="auto"/>
              <w:contextualSpacing/>
              <w:rPr>
                <w:rFonts w:ascii="Arial" w:hAnsi="Arial" w:cs="Arial"/>
                <w:sz w:val="20"/>
                <w:szCs w:val="20"/>
              </w:rPr>
            </w:pPr>
            <w:r>
              <w:rPr>
                <w:rFonts w:ascii="Arial" w:hAnsi="Arial" w:cs="Arial"/>
                <w:sz w:val="20"/>
                <w:szCs w:val="20"/>
              </w:rPr>
              <w:t>Added Resource Forecast by Reserve Zone</w:t>
            </w:r>
          </w:p>
        </w:tc>
      </w:tr>
      <w:tr w:rsidR="005972A1" w:rsidRPr="00B31A11" w14:paraId="4E3889AC"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27B6A73B" w14:textId="77777777" w:rsidR="005972A1" w:rsidRDefault="005972A1" w:rsidP="00CE0EB0">
            <w:pPr>
              <w:spacing w:after="0" w:line="240" w:lineRule="auto"/>
              <w:contextualSpacing/>
              <w:rPr>
                <w:rFonts w:ascii="Arial" w:hAnsi="Arial" w:cs="Arial"/>
                <w:sz w:val="20"/>
                <w:szCs w:val="20"/>
              </w:rPr>
            </w:pPr>
            <w:r>
              <w:rPr>
                <w:rFonts w:ascii="Arial" w:hAnsi="Arial" w:cs="Arial"/>
                <w:sz w:val="20"/>
                <w:szCs w:val="20"/>
              </w:rPr>
              <w:t>19</w:t>
            </w:r>
          </w:p>
        </w:tc>
        <w:tc>
          <w:tcPr>
            <w:tcW w:w="1339" w:type="dxa"/>
            <w:tcBorders>
              <w:top w:val="single" w:sz="4" w:space="0" w:color="auto"/>
              <w:left w:val="single" w:sz="4" w:space="0" w:color="auto"/>
              <w:bottom w:val="single" w:sz="4" w:space="0" w:color="auto"/>
              <w:right w:val="single" w:sz="4" w:space="0" w:color="auto"/>
            </w:tcBorders>
            <w:vAlign w:val="center"/>
          </w:tcPr>
          <w:p w14:paraId="253A4CE5" w14:textId="77777777" w:rsidR="005972A1" w:rsidRDefault="005972A1" w:rsidP="00CE0EB0">
            <w:pPr>
              <w:spacing w:after="0" w:line="240" w:lineRule="auto"/>
              <w:contextualSpacing/>
              <w:rPr>
                <w:rFonts w:ascii="Arial" w:hAnsi="Arial" w:cs="Arial"/>
                <w:sz w:val="20"/>
                <w:szCs w:val="20"/>
              </w:rPr>
            </w:pPr>
            <w:r>
              <w:rPr>
                <w:rFonts w:ascii="Arial" w:hAnsi="Arial" w:cs="Arial"/>
                <w:sz w:val="20"/>
                <w:szCs w:val="20"/>
              </w:rPr>
              <w:t>5/05/2017</w:t>
            </w:r>
          </w:p>
        </w:tc>
        <w:tc>
          <w:tcPr>
            <w:tcW w:w="1710" w:type="dxa"/>
            <w:tcBorders>
              <w:top w:val="single" w:sz="4" w:space="0" w:color="auto"/>
              <w:left w:val="single" w:sz="4" w:space="0" w:color="auto"/>
              <w:bottom w:val="single" w:sz="4" w:space="0" w:color="auto"/>
              <w:right w:val="single" w:sz="4" w:space="0" w:color="auto"/>
            </w:tcBorders>
            <w:vAlign w:val="center"/>
          </w:tcPr>
          <w:p w14:paraId="48A4BDAA" w14:textId="77777777" w:rsidR="005972A1" w:rsidRDefault="005972A1"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730CFFBE" w14:textId="77777777" w:rsidR="005972A1" w:rsidRPr="00876B3D" w:rsidRDefault="005972A1" w:rsidP="00CE0EB0">
            <w:pPr>
              <w:spacing w:after="0" w:line="240" w:lineRule="auto"/>
              <w:contextualSpacing/>
              <w:rPr>
                <w:rFonts w:ascii="Arial" w:hAnsi="Arial" w:cs="Arial"/>
                <w:sz w:val="20"/>
                <w:szCs w:val="20"/>
              </w:rPr>
            </w:pPr>
            <w:r w:rsidRPr="00876B3D">
              <w:rPr>
                <w:rFonts w:ascii="Arial" w:hAnsi="Arial" w:cs="Arial"/>
                <w:sz w:val="20"/>
                <w:szCs w:val="20"/>
              </w:rPr>
              <w:t>Corrected filename for “Hourly Generation Capacity by Fuel Type”</w:t>
            </w:r>
          </w:p>
          <w:p w14:paraId="54BC05D2" w14:textId="77777777" w:rsidR="005972A1" w:rsidRPr="00876B3D" w:rsidRDefault="005972A1" w:rsidP="00CE0EB0">
            <w:pPr>
              <w:spacing w:after="0" w:line="240" w:lineRule="auto"/>
              <w:contextualSpacing/>
              <w:rPr>
                <w:rFonts w:ascii="Arial" w:hAnsi="Arial" w:cs="Arial"/>
                <w:sz w:val="20"/>
                <w:szCs w:val="20"/>
              </w:rPr>
            </w:pPr>
            <w:r w:rsidRPr="00876B3D">
              <w:rPr>
                <w:rFonts w:ascii="Arial" w:hAnsi="Arial" w:cs="Arial"/>
                <w:sz w:val="20"/>
                <w:szCs w:val="20"/>
              </w:rPr>
              <w:t>Added Summary Files (Monthly / Yearly) for Market Constraint Data</w:t>
            </w:r>
          </w:p>
          <w:p w14:paraId="4C383569" w14:textId="77777777" w:rsidR="005972A1" w:rsidRPr="00876B3D" w:rsidRDefault="005972A1" w:rsidP="00CE0EB0">
            <w:pPr>
              <w:spacing w:after="0" w:line="240" w:lineRule="auto"/>
              <w:contextualSpacing/>
              <w:rPr>
                <w:rFonts w:ascii="Arial" w:hAnsi="Arial" w:cs="Arial"/>
                <w:sz w:val="20"/>
                <w:szCs w:val="20"/>
              </w:rPr>
            </w:pPr>
            <w:r w:rsidRPr="00876B3D">
              <w:rPr>
                <w:rFonts w:ascii="Arial" w:hAnsi="Arial" w:cs="Arial"/>
                <w:sz w:val="20"/>
                <w:szCs w:val="20"/>
              </w:rPr>
              <w:t>Added “Fuel Type” to Capacity of Generation on Outage</w:t>
            </w:r>
          </w:p>
          <w:p w14:paraId="2365DB1B" w14:textId="77777777" w:rsidR="005972A1" w:rsidRPr="00876B3D" w:rsidRDefault="005972A1" w:rsidP="00CE0EB0">
            <w:pPr>
              <w:spacing w:after="0" w:line="240" w:lineRule="auto"/>
              <w:contextualSpacing/>
              <w:rPr>
                <w:rFonts w:ascii="Arial" w:hAnsi="Arial" w:cs="Arial"/>
                <w:sz w:val="20"/>
                <w:szCs w:val="20"/>
              </w:rPr>
            </w:pPr>
            <w:r>
              <w:rPr>
                <w:rFonts w:ascii="Arial" w:hAnsi="Arial" w:cs="Arial"/>
                <w:sz w:val="20"/>
                <w:szCs w:val="20"/>
              </w:rPr>
              <w:t>Added Solar Forecast Data (MTRF</w:t>
            </w:r>
            <w:r w:rsidRPr="00876B3D">
              <w:rPr>
                <w:rFonts w:ascii="Arial" w:hAnsi="Arial" w:cs="Arial"/>
                <w:sz w:val="20"/>
                <w:szCs w:val="20"/>
              </w:rPr>
              <w:t xml:space="preserve">, </w:t>
            </w:r>
            <w:r>
              <w:rPr>
                <w:rFonts w:ascii="Arial" w:hAnsi="Arial" w:cs="Arial"/>
                <w:sz w:val="20"/>
                <w:szCs w:val="20"/>
              </w:rPr>
              <w:t>STRF</w:t>
            </w:r>
            <w:r w:rsidRPr="00876B3D">
              <w:rPr>
                <w:rFonts w:ascii="Arial" w:hAnsi="Arial" w:cs="Arial"/>
                <w:sz w:val="20"/>
                <w:szCs w:val="20"/>
              </w:rPr>
              <w:t>, Forecast Summary</w:t>
            </w:r>
            <w:r>
              <w:rPr>
                <w:rFonts w:ascii="Arial" w:hAnsi="Arial" w:cs="Arial"/>
                <w:sz w:val="20"/>
                <w:szCs w:val="20"/>
              </w:rPr>
              <w:t>)</w:t>
            </w:r>
          </w:p>
          <w:p w14:paraId="15936C1C" w14:textId="77777777" w:rsidR="005972A1" w:rsidRPr="00876B3D" w:rsidRDefault="005972A1" w:rsidP="00CE0EB0">
            <w:pPr>
              <w:spacing w:after="0" w:line="240" w:lineRule="auto"/>
              <w:contextualSpacing/>
              <w:rPr>
                <w:rFonts w:ascii="Arial" w:hAnsi="Arial" w:cs="Arial"/>
                <w:sz w:val="20"/>
                <w:szCs w:val="20"/>
              </w:rPr>
            </w:pPr>
            <w:r w:rsidRPr="00876B3D">
              <w:rPr>
                <w:rFonts w:ascii="Arial" w:hAnsi="Arial" w:cs="Arial"/>
                <w:sz w:val="20"/>
                <w:szCs w:val="20"/>
              </w:rPr>
              <w:t>Added “</w:t>
            </w:r>
            <w:r>
              <w:rPr>
                <w:rFonts w:ascii="Arial" w:hAnsi="Arial" w:cs="Arial"/>
                <w:sz w:val="20"/>
                <w:szCs w:val="20"/>
              </w:rPr>
              <w:t xml:space="preserve">Average </w:t>
            </w:r>
            <w:r w:rsidRPr="00876B3D">
              <w:rPr>
                <w:rFonts w:ascii="Arial" w:hAnsi="Arial" w:cs="Arial"/>
                <w:sz w:val="20"/>
                <w:szCs w:val="20"/>
              </w:rPr>
              <w:t xml:space="preserve">Actual Load” to Gen Mix Yearly File </w:t>
            </w:r>
          </w:p>
          <w:p w14:paraId="53A724B8" w14:textId="77777777" w:rsidR="005972A1" w:rsidRPr="00876B3D" w:rsidRDefault="005972A1" w:rsidP="00CE0EB0">
            <w:pPr>
              <w:spacing w:after="0" w:line="240" w:lineRule="auto"/>
              <w:contextualSpacing/>
              <w:rPr>
                <w:rFonts w:ascii="Arial" w:hAnsi="Arial" w:cs="Arial"/>
                <w:sz w:val="20"/>
                <w:szCs w:val="20"/>
              </w:rPr>
            </w:pPr>
          </w:p>
        </w:tc>
      </w:tr>
      <w:tr w:rsidR="001E7C0C" w:rsidRPr="00876B3D" w14:paraId="1C0CF7CB" w14:textId="77777777" w:rsidTr="000125E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6A067BBA" w14:textId="77777777" w:rsidR="001E7C0C" w:rsidRDefault="001E7C0C" w:rsidP="00CE0EB0">
            <w:pPr>
              <w:spacing w:after="0" w:line="240" w:lineRule="auto"/>
              <w:contextualSpacing/>
              <w:rPr>
                <w:rFonts w:ascii="Arial" w:hAnsi="Arial" w:cs="Arial"/>
                <w:sz w:val="20"/>
                <w:szCs w:val="20"/>
              </w:rPr>
            </w:pPr>
            <w:r>
              <w:rPr>
                <w:rFonts w:ascii="Arial" w:hAnsi="Arial" w:cs="Arial"/>
                <w:sz w:val="20"/>
                <w:szCs w:val="20"/>
              </w:rPr>
              <w:t>20</w:t>
            </w:r>
          </w:p>
        </w:tc>
        <w:tc>
          <w:tcPr>
            <w:tcW w:w="1339" w:type="dxa"/>
            <w:tcBorders>
              <w:top w:val="single" w:sz="4" w:space="0" w:color="auto"/>
              <w:left w:val="single" w:sz="4" w:space="0" w:color="auto"/>
              <w:bottom w:val="single" w:sz="4" w:space="0" w:color="auto"/>
              <w:right w:val="single" w:sz="4" w:space="0" w:color="auto"/>
            </w:tcBorders>
            <w:vAlign w:val="center"/>
          </w:tcPr>
          <w:p w14:paraId="15C56C29" w14:textId="77777777" w:rsidR="001E7C0C" w:rsidRDefault="001E7C0C" w:rsidP="00CE0EB0">
            <w:pPr>
              <w:spacing w:after="0" w:line="240" w:lineRule="auto"/>
              <w:contextualSpacing/>
              <w:rPr>
                <w:rFonts w:ascii="Arial" w:hAnsi="Arial" w:cs="Arial"/>
                <w:sz w:val="20"/>
                <w:szCs w:val="20"/>
              </w:rPr>
            </w:pPr>
            <w:r>
              <w:rPr>
                <w:rFonts w:ascii="Arial" w:hAnsi="Arial" w:cs="Arial"/>
                <w:sz w:val="20"/>
                <w:szCs w:val="20"/>
              </w:rPr>
              <w:t>6/30/2017</w:t>
            </w:r>
          </w:p>
        </w:tc>
        <w:tc>
          <w:tcPr>
            <w:tcW w:w="1710" w:type="dxa"/>
            <w:tcBorders>
              <w:top w:val="single" w:sz="4" w:space="0" w:color="auto"/>
              <w:left w:val="single" w:sz="4" w:space="0" w:color="auto"/>
              <w:bottom w:val="single" w:sz="4" w:space="0" w:color="auto"/>
              <w:right w:val="single" w:sz="4" w:space="0" w:color="auto"/>
            </w:tcBorders>
            <w:vAlign w:val="center"/>
          </w:tcPr>
          <w:p w14:paraId="51D30F59" w14:textId="77777777" w:rsidR="001E7C0C" w:rsidRDefault="001E7C0C"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2900BADA" w14:textId="77777777" w:rsidR="001E7C0C" w:rsidRPr="00876B3D" w:rsidRDefault="001E7C0C" w:rsidP="00CE0EB0">
            <w:pPr>
              <w:spacing w:after="0" w:line="240" w:lineRule="auto"/>
              <w:contextualSpacing/>
              <w:rPr>
                <w:rFonts w:ascii="Arial" w:hAnsi="Arial" w:cs="Arial"/>
                <w:sz w:val="20"/>
                <w:szCs w:val="20"/>
              </w:rPr>
            </w:pPr>
            <w:r>
              <w:rPr>
                <w:rFonts w:ascii="Arial" w:hAnsi="Arial" w:cs="Arial"/>
                <w:sz w:val="20"/>
                <w:szCs w:val="20"/>
              </w:rPr>
              <w:t xml:space="preserve">Update for Reliability </w:t>
            </w:r>
          </w:p>
        </w:tc>
      </w:tr>
      <w:tr w:rsidR="005972A1" w:rsidRPr="00876B3D" w14:paraId="32B197B8" w14:textId="77777777" w:rsidTr="005972A1">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388ADBDF" w14:textId="77777777" w:rsidR="005972A1" w:rsidRDefault="005972A1" w:rsidP="00CE0EB0">
            <w:pPr>
              <w:spacing w:after="0" w:line="240" w:lineRule="auto"/>
              <w:contextualSpacing/>
              <w:rPr>
                <w:rFonts w:ascii="Arial" w:hAnsi="Arial" w:cs="Arial"/>
                <w:sz w:val="20"/>
                <w:szCs w:val="20"/>
              </w:rPr>
            </w:pPr>
            <w:r>
              <w:rPr>
                <w:rFonts w:ascii="Arial" w:hAnsi="Arial" w:cs="Arial"/>
                <w:sz w:val="20"/>
                <w:szCs w:val="20"/>
              </w:rPr>
              <w:t>21</w:t>
            </w:r>
          </w:p>
        </w:tc>
        <w:tc>
          <w:tcPr>
            <w:tcW w:w="1339" w:type="dxa"/>
            <w:tcBorders>
              <w:top w:val="single" w:sz="4" w:space="0" w:color="auto"/>
              <w:left w:val="single" w:sz="4" w:space="0" w:color="auto"/>
              <w:bottom w:val="single" w:sz="4" w:space="0" w:color="auto"/>
              <w:right w:val="single" w:sz="4" w:space="0" w:color="auto"/>
            </w:tcBorders>
            <w:vAlign w:val="center"/>
          </w:tcPr>
          <w:p w14:paraId="4221CB89" w14:textId="77777777" w:rsidR="005972A1" w:rsidRDefault="005972A1" w:rsidP="00CE0EB0">
            <w:pPr>
              <w:spacing w:after="0" w:line="240" w:lineRule="auto"/>
              <w:contextualSpacing/>
              <w:rPr>
                <w:rFonts w:ascii="Arial" w:hAnsi="Arial" w:cs="Arial"/>
                <w:sz w:val="20"/>
                <w:szCs w:val="20"/>
              </w:rPr>
            </w:pPr>
            <w:r>
              <w:rPr>
                <w:rFonts w:ascii="Arial" w:hAnsi="Arial" w:cs="Arial"/>
                <w:sz w:val="20"/>
                <w:szCs w:val="20"/>
              </w:rPr>
              <w:t>9/</w:t>
            </w:r>
            <w:r w:rsidR="00FD2697">
              <w:rPr>
                <w:rFonts w:ascii="Arial" w:hAnsi="Arial" w:cs="Arial"/>
                <w:sz w:val="20"/>
                <w:szCs w:val="20"/>
              </w:rPr>
              <w:t>21</w:t>
            </w:r>
            <w:r>
              <w:rPr>
                <w:rFonts w:ascii="Arial" w:hAnsi="Arial" w:cs="Arial"/>
                <w:sz w:val="20"/>
                <w:szCs w:val="20"/>
              </w:rPr>
              <w:t>/2017</w:t>
            </w:r>
          </w:p>
        </w:tc>
        <w:tc>
          <w:tcPr>
            <w:tcW w:w="1710" w:type="dxa"/>
            <w:tcBorders>
              <w:top w:val="single" w:sz="4" w:space="0" w:color="auto"/>
              <w:left w:val="single" w:sz="4" w:space="0" w:color="auto"/>
              <w:bottom w:val="single" w:sz="4" w:space="0" w:color="auto"/>
              <w:right w:val="single" w:sz="4" w:space="0" w:color="auto"/>
            </w:tcBorders>
            <w:vAlign w:val="center"/>
          </w:tcPr>
          <w:p w14:paraId="258A1239" w14:textId="77777777" w:rsidR="005972A1" w:rsidRDefault="005972A1"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3CE9EB2D" w14:textId="77777777" w:rsidR="005972A1" w:rsidRPr="00876B3D" w:rsidRDefault="005972A1" w:rsidP="00CE0EB0">
            <w:pPr>
              <w:spacing w:after="0" w:line="240" w:lineRule="auto"/>
              <w:contextualSpacing/>
              <w:rPr>
                <w:rFonts w:ascii="Arial" w:hAnsi="Arial" w:cs="Arial"/>
                <w:sz w:val="20"/>
                <w:szCs w:val="20"/>
              </w:rPr>
            </w:pPr>
            <w:r w:rsidRPr="00876B3D">
              <w:rPr>
                <w:rFonts w:ascii="Arial" w:hAnsi="Arial" w:cs="Arial"/>
                <w:sz w:val="20"/>
                <w:szCs w:val="20"/>
              </w:rPr>
              <w:t>Added “</w:t>
            </w:r>
            <w:r w:rsidR="00FD2697">
              <w:rPr>
                <w:rFonts w:ascii="Arial" w:hAnsi="Arial" w:cs="Arial"/>
                <w:sz w:val="20"/>
                <w:szCs w:val="20"/>
              </w:rPr>
              <w:t>VER_Curtailments” file</w:t>
            </w:r>
          </w:p>
          <w:p w14:paraId="74EFE859" w14:textId="77777777" w:rsidR="005972A1" w:rsidRPr="00876B3D" w:rsidRDefault="005972A1" w:rsidP="00CE0EB0">
            <w:pPr>
              <w:spacing w:after="0" w:line="240" w:lineRule="auto"/>
              <w:contextualSpacing/>
              <w:rPr>
                <w:rFonts w:ascii="Arial" w:hAnsi="Arial" w:cs="Arial"/>
                <w:sz w:val="20"/>
                <w:szCs w:val="20"/>
              </w:rPr>
            </w:pPr>
          </w:p>
        </w:tc>
      </w:tr>
      <w:tr w:rsidR="005972A1" w:rsidRPr="00B31A11" w14:paraId="38C79C90"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62162B35" w14:textId="77777777" w:rsidR="005972A1" w:rsidRDefault="005972A1" w:rsidP="00CE0EB0">
            <w:pPr>
              <w:spacing w:after="0" w:line="240" w:lineRule="auto"/>
              <w:contextualSpacing/>
              <w:rPr>
                <w:rFonts w:ascii="Arial" w:hAnsi="Arial" w:cs="Arial"/>
                <w:sz w:val="20"/>
                <w:szCs w:val="20"/>
              </w:rPr>
            </w:pPr>
            <w:r>
              <w:rPr>
                <w:rFonts w:ascii="Arial" w:hAnsi="Arial" w:cs="Arial"/>
                <w:sz w:val="20"/>
                <w:szCs w:val="20"/>
              </w:rPr>
              <w:t>22</w:t>
            </w:r>
          </w:p>
        </w:tc>
        <w:tc>
          <w:tcPr>
            <w:tcW w:w="1339" w:type="dxa"/>
            <w:tcBorders>
              <w:top w:val="single" w:sz="4" w:space="0" w:color="auto"/>
              <w:left w:val="single" w:sz="4" w:space="0" w:color="auto"/>
              <w:bottom w:val="single" w:sz="4" w:space="0" w:color="auto"/>
              <w:right w:val="single" w:sz="4" w:space="0" w:color="auto"/>
            </w:tcBorders>
            <w:vAlign w:val="center"/>
          </w:tcPr>
          <w:p w14:paraId="07848765" w14:textId="77777777" w:rsidR="005972A1" w:rsidRDefault="005972A1" w:rsidP="00CE0EB0">
            <w:pPr>
              <w:spacing w:after="0" w:line="240" w:lineRule="auto"/>
              <w:contextualSpacing/>
              <w:rPr>
                <w:rFonts w:ascii="Arial" w:hAnsi="Arial" w:cs="Arial"/>
                <w:sz w:val="20"/>
                <w:szCs w:val="20"/>
              </w:rPr>
            </w:pPr>
            <w:r>
              <w:rPr>
                <w:rFonts w:ascii="Arial" w:hAnsi="Arial" w:cs="Arial"/>
                <w:sz w:val="20"/>
                <w:szCs w:val="20"/>
              </w:rPr>
              <w:t>5/30/2018</w:t>
            </w:r>
          </w:p>
        </w:tc>
        <w:tc>
          <w:tcPr>
            <w:tcW w:w="1710" w:type="dxa"/>
            <w:tcBorders>
              <w:top w:val="single" w:sz="4" w:space="0" w:color="auto"/>
              <w:left w:val="single" w:sz="4" w:space="0" w:color="auto"/>
              <w:bottom w:val="single" w:sz="4" w:space="0" w:color="auto"/>
              <w:right w:val="single" w:sz="4" w:space="0" w:color="auto"/>
            </w:tcBorders>
            <w:vAlign w:val="center"/>
          </w:tcPr>
          <w:p w14:paraId="024AD9D4" w14:textId="77777777" w:rsidR="005972A1" w:rsidRDefault="005972A1"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0C934CF8" w14:textId="77777777" w:rsidR="005972A1" w:rsidRPr="00876B3D" w:rsidRDefault="005972A1" w:rsidP="00CE0EB0">
            <w:pPr>
              <w:spacing w:after="0" w:line="240" w:lineRule="auto"/>
              <w:contextualSpacing/>
              <w:rPr>
                <w:rFonts w:ascii="Arial" w:hAnsi="Arial" w:cs="Arial"/>
                <w:sz w:val="20"/>
                <w:szCs w:val="20"/>
              </w:rPr>
            </w:pPr>
            <w:r>
              <w:rPr>
                <w:rFonts w:ascii="Arial" w:hAnsi="Arial" w:cs="Arial"/>
                <w:sz w:val="20"/>
                <w:szCs w:val="20"/>
              </w:rPr>
              <w:t>Generation Mix files now show Self / Market commit for all fuel types</w:t>
            </w:r>
          </w:p>
          <w:p w14:paraId="09FC8D5B" w14:textId="77777777" w:rsidR="005972A1" w:rsidRPr="00876B3D" w:rsidRDefault="00FD2697" w:rsidP="00CE0EB0">
            <w:pPr>
              <w:spacing w:after="0" w:line="240" w:lineRule="auto"/>
              <w:contextualSpacing/>
              <w:rPr>
                <w:rFonts w:ascii="Arial" w:hAnsi="Arial" w:cs="Arial"/>
                <w:sz w:val="20"/>
                <w:szCs w:val="20"/>
              </w:rPr>
            </w:pPr>
            <w:r>
              <w:rPr>
                <w:rFonts w:ascii="Arial" w:hAnsi="Arial" w:cs="Arial"/>
                <w:sz w:val="20"/>
                <w:szCs w:val="20"/>
              </w:rPr>
              <w:t>Interchange Trend data extended 24hrs future data</w:t>
            </w:r>
          </w:p>
        </w:tc>
      </w:tr>
      <w:tr w:rsidR="002A05FF" w:rsidRPr="00B31A11" w14:paraId="53A885E6" w14:textId="77777777" w:rsidTr="00050975">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5CCE19F4" w14:textId="77777777" w:rsidR="002A05FF" w:rsidRDefault="002A05FF" w:rsidP="00CE0EB0">
            <w:pPr>
              <w:spacing w:after="0" w:line="240" w:lineRule="auto"/>
              <w:contextualSpacing/>
              <w:rPr>
                <w:rFonts w:ascii="Arial" w:hAnsi="Arial" w:cs="Arial"/>
                <w:sz w:val="20"/>
                <w:szCs w:val="20"/>
              </w:rPr>
            </w:pPr>
            <w:r>
              <w:rPr>
                <w:rFonts w:ascii="Arial" w:hAnsi="Arial" w:cs="Arial"/>
                <w:sz w:val="20"/>
                <w:szCs w:val="20"/>
              </w:rPr>
              <w:t>23</w:t>
            </w:r>
          </w:p>
        </w:tc>
        <w:tc>
          <w:tcPr>
            <w:tcW w:w="1339" w:type="dxa"/>
            <w:tcBorders>
              <w:top w:val="single" w:sz="4" w:space="0" w:color="auto"/>
              <w:left w:val="single" w:sz="4" w:space="0" w:color="auto"/>
              <w:bottom w:val="single" w:sz="4" w:space="0" w:color="auto"/>
              <w:right w:val="single" w:sz="4" w:space="0" w:color="auto"/>
            </w:tcBorders>
            <w:vAlign w:val="center"/>
          </w:tcPr>
          <w:p w14:paraId="69C69030" w14:textId="77777777" w:rsidR="002A05FF" w:rsidRDefault="002A05FF" w:rsidP="00CE0EB0">
            <w:pPr>
              <w:spacing w:after="0" w:line="240" w:lineRule="auto"/>
              <w:contextualSpacing/>
              <w:rPr>
                <w:rFonts w:ascii="Arial" w:hAnsi="Arial" w:cs="Arial"/>
                <w:sz w:val="20"/>
                <w:szCs w:val="20"/>
              </w:rPr>
            </w:pPr>
            <w:r>
              <w:rPr>
                <w:rFonts w:ascii="Arial" w:hAnsi="Arial" w:cs="Arial"/>
                <w:sz w:val="20"/>
                <w:szCs w:val="20"/>
              </w:rPr>
              <w:t>9/10/2018</w:t>
            </w:r>
          </w:p>
        </w:tc>
        <w:tc>
          <w:tcPr>
            <w:tcW w:w="1710" w:type="dxa"/>
            <w:tcBorders>
              <w:top w:val="single" w:sz="4" w:space="0" w:color="auto"/>
              <w:left w:val="single" w:sz="4" w:space="0" w:color="auto"/>
              <w:bottom w:val="single" w:sz="4" w:space="0" w:color="auto"/>
              <w:right w:val="single" w:sz="4" w:space="0" w:color="auto"/>
            </w:tcBorders>
            <w:vAlign w:val="center"/>
          </w:tcPr>
          <w:p w14:paraId="01966685" w14:textId="77777777" w:rsidR="002A05FF" w:rsidRDefault="002A05FF"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01E7B112" w14:textId="77777777" w:rsidR="002A05FF" w:rsidRDefault="002A05FF" w:rsidP="00CE0EB0">
            <w:pPr>
              <w:spacing w:after="0" w:line="240" w:lineRule="auto"/>
              <w:contextualSpacing/>
              <w:rPr>
                <w:rFonts w:ascii="Arial" w:hAnsi="Arial" w:cs="Arial"/>
                <w:sz w:val="20"/>
                <w:szCs w:val="20"/>
              </w:rPr>
            </w:pPr>
            <w:r>
              <w:rPr>
                <w:rFonts w:ascii="Arial" w:hAnsi="Arial" w:cs="Arial"/>
                <w:sz w:val="20"/>
                <w:szCs w:val="20"/>
              </w:rPr>
              <w:t>Adjusted queries for accuracy for Gen Mix and STRF files</w:t>
            </w:r>
          </w:p>
          <w:p w14:paraId="3080AE39" w14:textId="77777777" w:rsidR="002A05FF" w:rsidRPr="00876B3D" w:rsidRDefault="002A05FF" w:rsidP="00CE0EB0">
            <w:pPr>
              <w:spacing w:after="0" w:line="240" w:lineRule="auto"/>
              <w:contextualSpacing/>
              <w:rPr>
                <w:rFonts w:ascii="Arial" w:hAnsi="Arial" w:cs="Arial"/>
                <w:sz w:val="20"/>
                <w:szCs w:val="20"/>
              </w:rPr>
            </w:pPr>
            <w:r>
              <w:rPr>
                <w:rFonts w:ascii="Arial" w:hAnsi="Arial" w:cs="Arial"/>
                <w:sz w:val="20"/>
                <w:szCs w:val="20"/>
              </w:rPr>
              <w:t xml:space="preserve">Removed references </w:t>
            </w:r>
            <w:r w:rsidR="0051362E">
              <w:rPr>
                <w:rFonts w:ascii="Arial" w:hAnsi="Arial" w:cs="Arial"/>
                <w:sz w:val="20"/>
                <w:szCs w:val="20"/>
              </w:rPr>
              <w:t xml:space="preserve">to </w:t>
            </w:r>
            <w:r>
              <w:rPr>
                <w:rFonts w:ascii="Arial" w:hAnsi="Arial" w:cs="Arial"/>
                <w:sz w:val="20"/>
                <w:szCs w:val="20"/>
              </w:rPr>
              <w:t>“Energy” for Scarcity Demand</w:t>
            </w:r>
            <w:r w:rsidR="0051362E">
              <w:rPr>
                <w:rFonts w:ascii="Arial" w:hAnsi="Arial" w:cs="Arial"/>
                <w:sz w:val="20"/>
                <w:szCs w:val="20"/>
              </w:rPr>
              <w:t xml:space="preserve"> Curve</w:t>
            </w:r>
            <w:r>
              <w:rPr>
                <w:rFonts w:ascii="Arial" w:hAnsi="Arial" w:cs="Arial"/>
                <w:sz w:val="20"/>
                <w:szCs w:val="20"/>
              </w:rPr>
              <w:t xml:space="preserve"> data</w:t>
            </w:r>
          </w:p>
        </w:tc>
      </w:tr>
      <w:tr w:rsidR="003C287D" w:rsidRPr="00876B3D" w14:paraId="1DF6E1CE" w14:textId="77777777" w:rsidTr="00565476">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0325BB29" w14:textId="77777777" w:rsidR="003C287D" w:rsidRDefault="003C287D" w:rsidP="00CE0EB0">
            <w:pPr>
              <w:spacing w:after="0" w:line="240" w:lineRule="auto"/>
              <w:contextualSpacing/>
              <w:rPr>
                <w:rFonts w:ascii="Arial" w:hAnsi="Arial" w:cs="Arial"/>
                <w:sz w:val="20"/>
                <w:szCs w:val="20"/>
              </w:rPr>
            </w:pPr>
            <w:r>
              <w:rPr>
                <w:rFonts w:ascii="Arial" w:hAnsi="Arial" w:cs="Arial"/>
                <w:sz w:val="20"/>
                <w:szCs w:val="20"/>
              </w:rPr>
              <w:t>24</w:t>
            </w:r>
          </w:p>
        </w:tc>
        <w:tc>
          <w:tcPr>
            <w:tcW w:w="1339" w:type="dxa"/>
            <w:tcBorders>
              <w:top w:val="single" w:sz="4" w:space="0" w:color="auto"/>
              <w:left w:val="single" w:sz="4" w:space="0" w:color="auto"/>
              <w:bottom w:val="single" w:sz="4" w:space="0" w:color="auto"/>
              <w:right w:val="single" w:sz="4" w:space="0" w:color="auto"/>
            </w:tcBorders>
            <w:vAlign w:val="center"/>
          </w:tcPr>
          <w:p w14:paraId="5989D395" w14:textId="77777777" w:rsidR="003C287D" w:rsidRDefault="003C287D" w:rsidP="00CE0EB0">
            <w:pPr>
              <w:spacing w:after="0" w:line="240" w:lineRule="auto"/>
              <w:contextualSpacing/>
              <w:rPr>
                <w:rFonts w:ascii="Arial" w:hAnsi="Arial" w:cs="Arial"/>
                <w:sz w:val="20"/>
                <w:szCs w:val="20"/>
              </w:rPr>
            </w:pPr>
            <w:r>
              <w:rPr>
                <w:rFonts w:ascii="Arial" w:hAnsi="Arial" w:cs="Arial"/>
                <w:sz w:val="20"/>
                <w:szCs w:val="20"/>
              </w:rPr>
              <w:t>11/29/2018</w:t>
            </w:r>
          </w:p>
        </w:tc>
        <w:tc>
          <w:tcPr>
            <w:tcW w:w="1710" w:type="dxa"/>
            <w:tcBorders>
              <w:top w:val="single" w:sz="4" w:space="0" w:color="auto"/>
              <w:left w:val="single" w:sz="4" w:space="0" w:color="auto"/>
              <w:bottom w:val="single" w:sz="4" w:space="0" w:color="auto"/>
              <w:right w:val="single" w:sz="4" w:space="0" w:color="auto"/>
            </w:tcBorders>
            <w:vAlign w:val="center"/>
          </w:tcPr>
          <w:p w14:paraId="1786E41C" w14:textId="77777777" w:rsidR="003C287D" w:rsidRDefault="003C287D"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2CE9BCA5" w14:textId="77777777" w:rsidR="003C287D" w:rsidRPr="00876B3D" w:rsidRDefault="003C287D" w:rsidP="00CE0EB0">
            <w:pPr>
              <w:spacing w:after="0" w:line="240" w:lineRule="auto"/>
              <w:contextualSpacing/>
              <w:rPr>
                <w:rFonts w:ascii="Arial" w:hAnsi="Arial" w:cs="Arial"/>
                <w:sz w:val="20"/>
                <w:szCs w:val="20"/>
              </w:rPr>
            </w:pPr>
            <w:r>
              <w:rPr>
                <w:rFonts w:ascii="Arial" w:hAnsi="Arial" w:cs="Arial"/>
                <w:sz w:val="20"/>
                <w:szCs w:val="20"/>
              </w:rPr>
              <w:t>Added “Operator Initiated Commitments” relating to FERC Order 844</w:t>
            </w:r>
          </w:p>
        </w:tc>
      </w:tr>
      <w:tr w:rsidR="00C6061E" w:rsidRPr="00876B3D" w14:paraId="6BF90FC8" w14:textId="77777777" w:rsidTr="00565476">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234169D7" w14:textId="77777777" w:rsidR="00C6061E" w:rsidRDefault="00C6061E" w:rsidP="00CE0EB0">
            <w:pPr>
              <w:spacing w:after="0" w:line="240" w:lineRule="auto"/>
              <w:contextualSpacing/>
              <w:rPr>
                <w:rFonts w:ascii="Arial" w:hAnsi="Arial" w:cs="Arial"/>
                <w:sz w:val="20"/>
                <w:szCs w:val="20"/>
              </w:rPr>
            </w:pPr>
            <w:r>
              <w:rPr>
                <w:rFonts w:ascii="Arial" w:hAnsi="Arial" w:cs="Arial"/>
                <w:sz w:val="20"/>
                <w:szCs w:val="20"/>
              </w:rPr>
              <w:t>25</w:t>
            </w:r>
          </w:p>
        </w:tc>
        <w:tc>
          <w:tcPr>
            <w:tcW w:w="1339" w:type="dxa"/>
            <w:tcBorders>
              <w:top w:val="single" w:sz="4" w:space="0" w:color="auto"/>
              <w:left w:val="single" w:sz="4" w:space="0" w:color="auto"/>
              <w:bottom w:val="single" w:sz="4" w:space="0" w:color="auto"/>
              <w:right w:val="single" w:sz="4" w:space="0" w:color="auto"/>
            </w:tcBorders>
            <w:vAlign w:val="center"/>
          </w:tcPr>
          <w:p w14:paraId="1F8613F5" w14:textId="77777777" w:rsidR="00C6061E" w:rsidRDefault="008150A6" w:rsidP="00CE0EB0">
            <w:pPr>
              <w:spacing w:after="0" w:line="240" w:lineRule="auto"/>
              <w:contextualSpacing/>
              <w:rPr>
                <w:rFonts w:ascii="Arial" w:hAnsi="Arial" w:cs="Arial"/>
                <w:sz w:val="20"/>
                <w:szCs w:val="20"/>
              </w:rPr>
            </w:pPr>
            <w:r>
              <w:rPr>
                <w:rFonts w:ascii="Arial" w:hAnsi="Arial" w:cs="Arial"/>
                <w:sz w:val="20"/>
                <w:szCs w:val="20"/>
              </w:rPr>
              <w:t>4</w:t>
            </w:r>
            <w:r w:rsidR="00C6061E">
              <w:rPr>
                <w:rFonts w:ascii="Arial" w:hAnsi="Arial" w:cs="Arial"/>
                <w:sz w:val="20"/>
                <w:szCs w:val="20"/>
              </w:rPr>
              <w:t>/</w:t>
            </w:r>
            <w:r>
              <w:rPr>
                <w:rFonts w:ascii="Arial" w:hAnsi="Arial" w:cs="Arial"/>
                <w:sz w:val="20"/>
                <w:szCs w:val="20"/>
              </w:rPr>
              <w:t>11</w:t>
            </w:r>
            <w:r w:rsidR="00C6061E">
              <w:rPr>
                <w:rFonts w:ascii="Arial" w:hAnsi="Arial" w:cs="Arial"/>
                <w:sz w:val="20"/>
                <w:szCs w:val="20"/>
              </w:rPr>
              <w:t>/201</w:t>
            </w:r>
            <w:r>
              <w:rPr>
                <w:rFonts w:ascii="Arial" w:hAnsi="Arial" w:cs="Arial"/>
                <w:sz w:val="20"/>
                <w:szCs w:val="20"/>
              </w:rPr>
              <w:t>9</w:t>
            </w:r>
          </w:p>
        </w:tc>
        <w:tc>
          <w:tcPr>
            <w:tcW w:w="1710" w:type="dxa"/>
            <w:tcBorders>
              <w:top w:val="single" w:sz="4" w:space="0" w:color="auto"/>
              <w:left w:val="single" w:sz="4" w:space="0" w:color="auto"/>
              <w:bottom w:val="single" w:sz="4" w:space="0" w:color="auto"/>
              <w:right w:val="single" w:sz="4" w:space="0" w:color="auto"/>
            </w:tcBorders>
            <w:vAlign w:val="center"/>
          </w:tcPr>
          <w:p w14:paraId="75B84FFA" w14:textId="77777777" w:rsidR="00C6061E" w:rsidRDefault="00C6061E"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3AE12FF1" w14:textId="77777777" w:rsidR="00C6061E" w:rsidRPr="00876B3D" w:rsidRDefault="00C6061E" w:rsidP="00CE0EB0">
            <w:pPr>
              <w:spacing w:after="0" w:line="240" w:lineRule="auto"/>
              <w:contextualSpacing/>
              <w:rPr>
                <w:rFonts w:ascii="Arial" w:hAnsi="Arial" w:cs="Arial"/>
                <w:sz w:val="20"/>
                <w:szCs w:val="20"/>
              </w:rPr>
            </w:pPr>
            <w:r w:rsidRPr="00C6061E">
              <w:rPr>
                <w:rFonts w:ascii="Arial" w:hAnsi="Arial" w:cs="Arial"/>
                <w:sz w:val="20"/>
                <w:szCs w:val="20"/>
              </w:rPr>
              <w:t>Post Frequently Constrained Areas per RR304</w:t>
            </w:r>
          </w:p>
        </w:tc>
      </w:tr>
      <w:tr w:rsidR="00C6061E" w:rsidRPr="00876B3D" w14:paraId="72C80BE2" w14:textId="77777777" w:rsidTr="00C6061E">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4CDF66B0" w14:textId="77777777" w:rsidR="00C6061E" w:rsidRDefault="00C6061E" w:rsidP="00CE0EB0">
            <w:pPr>
              <w:spacing w:after="0" w:line="240" w:lineRule="auto"/>
              <w:contextualSpacing/>
              <w:rPr>
                <w:rFonts w:ascii="Arial" w:hAnsi="Arial" w:cs="Arial"/>
                <w:sz w:val="20"/>
                <w:szCs w:val="20"/>
              </w:rPr>
            </w:pPr>
            <w:r>
              <w:rPr>
                <w:rFonts w:ascii="Arial" w:hAnsi="Arial" w:cs="Arial"/>
                <w:sz w:val="20"/>
                <w:szCs w:val="20"/>
              </w:rPr>
              <w:t>26</w:t>
            </w:r>
          </w:p>
        </w:tc>
        <w:tc>
          <w:tcPr>
            <w:tcW w:w="1339" w:type="dxa"/>
            <w:tcBorders>
              <w:top w:val="single" w:sz="4" w:space="0" w:color="auto"/>
              <w:left w:val="single" w:sz="4" w:space="0" w:color="auto"/>
              <w:bottom w:val="single" w:sz="4" w:space="0" w:color="auto"/>
              <w:right w:val="single" w:sz="4" w:space="0" w:color="auto"/>
            </w:tcBorders>
            <w:vAlign w:val="center"/>
          </w:tcPr>
          <w:p w14:paraId="317351AB" w14:textId="77777777" w:rsidR="00C6061E" w:rsidRDefault="008150A6" w:rsidP="00CE0EB0">
            <w:pPr>
              <w:spacing w:after="0" w:line="240" w:lineRule="auto"/>
              <w:contextualSpacing/>
              <w:rPr>
                <w:rFonts w:ascii="Arial" w:hAnsi="Arial" w:cs="Arial"/>
                <w:sz w:val="20"/>
                <w:szCs w:val="20"/>
              </w:rPr>
            </w:pPr>
            <w:r>
              <w:rPr>
                <w:rFonts w:ascii="Arial" w:hAnsi="Arial" w:cs="Arial"/>
                <w:sz w:val="20"/>
                <w:szCs w:val="20"/>
              </w:rPr>
              <w:t>8</w:t>
            </w:r>
            <w:r w:rsidR="00C6061E">
              <w:rPr>
                <w:rFonts w:ascii="Arial" w:hAnsi="Arial" w:cs="Arial"/>
                <w:sz w:val="20"/>
                <w:szCs w:val="20"/>
              </w:rPr>
              <w:t>/</w:t>
            </w:r>
            <w:r>
              <w:rPr>
                <w:rFonts w:ascii="Arial" w:hAnsi="Arial" w:cs="Arial"/>
                <w:sz w:val="20"/>
                <w:szCs w:val="20"/>
              </w:rPr>
              <w:t>15</w:t>
            </w:r>
            <w:r w:rsidR="00C6061E">
              <w:rPr>
                <w:rFonts w:ascii="Arial" w:hAnsi="Arial" w:cs="Arial"/>
                <w:sz w:val="20"/>
                <w:szCs w:val="20"/>
              </w:rPr>
              <w:t>/201</w:t>
            </w:r>
            <w:r>
              <w:rPr>
                <w:rFonts w:ascii="Arial" w:hAnsi="Arial" w:cs="Arial"/>
                <w:sz w:val="20"/>
                <w:szCs w:val="20"/>
              </w:rPr>
              <w:t>9</w:t>
            </w:r>
          </w:p>
        </w:tc>
        <w:tc>
          <w:tcPr>
            <w:tcW w:w="1710" w:type="dxa"/>
            <w:tcBorders>
              <w:top w:val="single" w:sz="4" w:space="0" w:color="auto"/>
              <w:left w:val="single" w:sz="4" w:space="0" w:color="auto"/>
              <w:bottom w:val="single" w:sz="4" w:space="0" w:color="auto"/>
              <w:right w:val="single" w:sz="4" w:space="0" w:color="auto"/>
            </w:tcBorders>
            <w:vAlign w:val="center"/>
          </w:tcPr>
          <w:p w14:paraId="3010DDE5" w14:textId="77777777" w:rsidR="00C6061E" w:rsidRDefault="00C6061E"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121D6CB1" w14:textId="77777777" w:rsidR="00C6061E" w:rsidRDefault="00C6061E" w:rsidP="00CE0EB0">
            <w:pPr>
              <w:spacing w:after="0" w:line="240" w:lineRule="auto"/>
              <w:contextualSpacing/>
              <w:rPr>
                <w:rFonts w:ascii="Arial" w:hAnsi="Arial" w:cs="Arial"/>
                <w:sz w:val="20"/>
                <w:szCs w:val="20"/>
              </w:rPr>
            </w:pPr>
            <w:r>
              <w:rPr>
                <w:rFonts w:ascii="Arial" w:hAnsi="Arial" w:cs="Arial"/>
                <w:sz w:val="20"/>
                <w:szCs w:val="20"/>
              </w:rPr>
              <w:t>Added “daily” files for Hourly Load 02-6422</w:t>
            </w:r>
          </w:p>
          <w:p w14:paraId="0DDF7541" w14:textId="77777777" w:rsidR="00C6061E" w:rsidRDefault="00C6061E" w:rsidP="00CE0EB0">
            <w:pPr>
              <w:spacing w:after="0" w:line="240" w:lineRule="auto"/>
              <w:contextualSpacing/>
              <w:rPr>
                <w:rFonts w:ascii="Arial" w:hAnsi="Arial" w:cs="Arial"/>
                <w:sz w:val="20"/>
                <w:szCs w:val="20"/>
              </w:rPr>
            </w:pPr>
            <w:r>
              <w:rPr>
                <w:rFonts w:ascii="Arial" w:hAnsi="Arial" w:cs="Arial"/>
                <w:sz w:val="20"/>
                <w:szCs w:val="20"/>
              </w:rPr>
              <w:t>Added “latest interval”</w:t>
            </w:r>
            <w:r w:rsidR="00696CF3">
              <w:rPr>
                <w:rFonts w:ascii="Arial" w:hAnsi="Arial" w:cs="Arial"/>
                <w:sz w:val="20"/>
                <w:szCs w:val="20"/>
              </w:rPr>
              <w:t xml:space="preserve"> file</w:t>
            </w:r>
            <w:r>
              <w:rPr>
                <w:rFonts w:ascii="Arial" w:hAnsi="Arial" w:cs="Arial"/>
                <w:sz w:val="20"/>
                <w:szCs w:val="20"/>
              </w:rPr>
              <w:t xml:space="preserve"> Generation Capacity by Fuel Type</w:t>
            </w:r>
            <w:r w:rsidR="00696CF3">
              <w:rPr>
                <w:rFonts w:ascii="Arial" w:hAnsi="Arial" w:cs="Arial"/>
                <w:sz w:val="20"/>
                <w:szCs w:val="20"/>
              </w:rPr>
              <w:t xml:space="preserve"> 02-6455</w:t>
            </w:r>
          </w:p>
          <w:p w14:paraId="50A205DF" w14:textId="77777777" w:rsidR="008150A6" w:rsidRPr="00876B3D" w:rsidRDefault="00C6061E" w:rsidP="00CE0EB0">
            <w:pPr>
              <w:spacing w:after="0" w:line="240" w:lineRule="auto"/>
              <w:contextualSpacing/>
              <w:rPr>
                <w:rFonts w:ascii="Arial" w:hAnsi="Arial" w:cs="Arial"/>
                <w:sz w:val="20"/>
                <w:szCs w:val="20"/>
              </w:rPr>
            </w:pPr>
            <w:r>
              <w:rPr>
                <w:rFonts w:ascii="Arial" w:hAnsi="Arial" w:cs="Arial"/>
                <w:sz w:val="20"/>
                <w:szCs w:val="20"/>
              </w:rPr>
              <w:t>Annual Public Data Files Zip</w:t>
            </w:r>
            <w:r w:rsidR="00696CF3">
              <w:rPr>
                <w:rFonts w:ascii="Arial" w:hAnsi="Arial" w:cs="Arial"/>
                <w:sz w:val="20"/>
                <w:szCs w:val="20"/>
              </w:rPr>
              <w:t xml:space="preserve"> 02-5640</w:t>
            </w:r>
            <w:r>
              <w:rPr>
                <w:rFonts w:ascii="Arial" w:hAnsi="Arial" w:cs="Arial"/>
                <w:sz w:val="20"/>
                <w:szCs w:val="20"/>
              </w:rPr>
              <w:t xml:space="preserve"> </w:t>
            </w:r>
          </w:p>
        </w:tc>
      </w:tr>
      <w:tr w:rsidR="00A0313B" w:rsidRPr="00876B3D" w14:paraId="0BCC0775" w14:textId="77777777" w:rsidTr="00C6061E">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7F7CCF10" w14:textId="77777777" w:rsidR="00A0313B" w:rsidRDefault="00A0313B" w:rsidP="00CE0EB0">
            <w:pPr>
              <w:spacing w:after="0" w:line="240" w:lineRule="auto"/>
              <w:contextualSpacing/>
              <w:rPr>
                <w:rFonts w:ascii="Arial" w:hAnsi="Arial" w:cs="Arial"/>
                <w:sz w:val="20"/>
                <w:szCs w:val="20"/>
              </w:rPr>
            </w:pPr>
            <w:r>
              <w:rPr>
                <w:rFonts w:ascii="Arial" w:hAnsi="Arial" w:cs="Arial"/>
                <w:sz w:val="20"/>
                <w:szCs w:val="20"/>
              </w:rPr>
              <w:t>27</w:t>
            </w:r>
          </w:p>
        </w:tc>
        <w:tc>
          <w:tcPr>
            <w:tcW w:w="1339" w:type="dxa"/>
            <w:tcBorders>
              <w:top w:val="single" w:sz="4" w:space="0" w:color="auto"/>
              <w:left w:val="single" w:sz="4" w:space="0" w:color="auto"/>
              <w:bottom w:val="single" w:sz="4" w:space="0" w:color="auto"/>
              <w:right w:val="single" w:sz="4" w:space="0" w:color="auto"/>
            </w:tcBorders>
            <w:vAlign w:val="center"/>
          </w:tcPr>
          <w:p w14:paraId="7220A3A7" w14:textId="77777777" w:rsidR="00A0313B" w:rsidRDefault="00A0313B" w:rsidP="00CE0EB0">
            <w:pPr>
              <w:spacing w:after="0" w:line="240" w:lineRule="auto"/>
              <w:contextualSpacing/>
              <w:rPr>
                <w:rFonts w:ascii="Arial" w:hAnsi="Arial" w:cs="Arial"/>
                <w:sz w:val="20"/>
                <w:szCs w:val="20"/>
              </w:rPr>
            </w:pPr>
            <w:r>
              <w:rPr>
                <w:rFonts w:ascii="Arial" w:hAnsi="Arial" w:cs="Arial"/>
                <w:sz w:val="20"/>
                <w:szCs w:val="20"/>
              </w:rPr>
              <w:t>11/13/2019</w:t>
            </w:r>
          </w:p>
        </w:tc>
        <w:tc>
          <w:tcPr>
            <w:tcW w:w="1710" w:type="dxa"/>
            <w:tcBorders>
              <w:top w:val="single" w:sz="4" w:space="0" w:color="auto"/>
              <w:left w:val="single" w:sz="4" w:space="0" w:color="auto"/>
              <w:bottom w:val="single" w:sz="4" w:space="0" w:color="auto"/>
              <w:right w:val="single" w:sz="4" w:space="0" w:color="auto"/>
            </w:tcBorders>
            <w:vAlign w:val="center"/>
          </w:tcPr>
          <w:p w14:paraId="69332DD5" w14:textId="77777777" w:rsidR="00A0313B" w:rsidRDefault="00A0313B"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6B72416F" w14:textId="77777777" w:rsidR="00A0313B" w:rsidRDefault="00A0313B" w:rsidP="00CE0EB0">
            <w:pPr>
              <w:spacing w:after="0" w:line="240" w:lineRule="auto"/>
              <w:contextualSpacing/>
              <w:rPr>
                <w:rFonts w:ascii="Arial" w:hAnsi="Arial" w:cs="Arial"/>
                <w:sz w:val="20"/>
                <w:szCs w:val="20"/>
              </w:rPr>
            </w:pPr>
            <w:r>
              <w:rPr>
                <w:rFonts w:ascii="Arial" w:hAnsi="Arial" w:cs="Arial"/>
                <w:sz w:val="20"/>
                <w:szCs w:val="20"/>
              </w:rPr>
              <w:t>Extend Resource Forecast by Reserve Zone to 7 days</w:t>
            </w:r>
          </w:p>
          <w:p w14:paraId="19451F3C" w14:textId="77777777" w:rsidR="00A0313B" w:rsidRDefault="00A0313B" w:rsidP="00CE0EB0">
            <w:pPr>
              <w:spacing w:after="0" w:line="240" w:lineRule="auto"/>
              <w:contextualSpacing/>
              <w:rPr>
                <w:rFonts w:ascii="Arial" w:hAnsi="Arial" w:cs="Arial"/>
                <w:sz w:val="20"/>
                <w:szCs w:val="20"/>
              </w:rPr>
            </w:pPr>
            <w:r>
              <w:rPr>
                <w:rFonts w:ascii="Arial" w:hAnsi="Arial" w:cs="Arial"/>
                <w:sz w:val="20"/>
                <w:szCs w:val="20"/>
              </w:rPr>
              <w:t>Gen Mix column name change from “Average Actual Load” to “Load”</w:t>
            </w:r>
          </w:p>
        </w:tc>
      </w:tr>
      <w:tr w:rsidR="00910311" w:rsidRPr="00876B3D" w14:paraId="2AB9BD77" w14:textId="77777777" w:rsidTr="00C6061E">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2D46D1FF" w14:textId="77777777" w:rsidR="00910311" w:rsidRDefault="00910311" w:rsidP="00CE0EB0">
            <w:pPr>
              <w:spacing w:after="0" w:line="240" w:lineRule="auto"/>
              <w:contextualSpacing/>
              <w:rPr>
                <w:rFonts w:ascii="Arial" w:hAnsi="Arial" w:cs="Arial"/>
                <w:sz w:val="20"/>
                <w:szCs w:val="20"/>
              </w:rPr>
            </w:pPr>
            <w:r>
              <w:rPr>
                <w:rFonts w:ascii="Arial" w:hAnsi="Arial" w:cs="Arial"/>
                <w:sz w:val="20"/>
                <w:szCs w:val="20"/>
              </w:rPr>
              <w:t>28</w:t>
            </w:r>
          </w:p>
        </w:tc>
        <w:tc>
          <w:tcPr>
            <w:tcW w:w="1339" w:type="dxa"/>
            <w:tcBorders>
              <w:top w:val="single" w:sz="4" w:space="0" w:color="auto"/>
              <w:left w:val="single" w:sz="4" w:space="0" w:color="auto"/>
              <w:bottom w:val="single" w:sz="4" w:space="0" w:color="auto"/>
              <w:right w:val="single" w:sz="4" w:space="0" w:color="auto"/>
            </w:tcBorders>
            <w:vAlign w:val="center"/>
          </w:tcPr>
          <w:p w14:paraId="10F2E9D9" w14:textId="77777777" w:rsidR="00910311" w:rsidRDefault="00910311" w:rsidP="00CE0EB0">
            <w:pPr>
              <w:spacing w:after="0" w:line="240" w:lineRule="auto"/>
              <w:contextualSpacing/>
              <w:rPr>
                <w:rFonts w:ascii="Arial" w:hAnsi="Arial" w:cs="Arial"/>
                <w:sz w:val="20"/>
                <w:szCs w:val="20"/>
              </w:rPr>
            </w:pPr>
            <w:r>
              <w:rPr>
                <w:rFonts w:ascii="Arial" w:hAnsi="Arial" w:cs="Arial"/>
                <w:sz w:val="20"/>
                <w:szCs w:val="20"/>
              </w:rPr>
              <w:t>3/5/2020</w:t>
            </w:r>
          </w:p>
        </w:tc>
        <w:tc>
          <w:tcPr>
            <w:tcW w:w="1710" w:type="dxa"/>
            <w:tcBorders>
              <w:top w:val="single" w:sz="4" w:space="0" w:color="auto"/>
              <w:left w:val="single" w:sz="4" w:space="0" w:color="auto"/>
              <w:bottom w:val="single" w:sz="4" w:space="0" w:color="auto"/>
              <w:right w:val="single" w:sz="4" w:space="0" w:color="auto"/>
            </w:tcBorders>
            <w:vAlign w:val="center"/>
          </w:tcPr>
          <w:p w14:paraId="5201E4E0" w14:textId="77777777" w:rsidR="00910311" w:rsidRDefault="00910311"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2DB64450" w14:textId="77777777" w:rsidR="00910311" w:rsidRDefault="00910311" w:rsidP="00CE0EB0">
            <w:pPr>
              <w:spacing w:after="0" w:line="240" w:lineRule="auto"/>
              <w:contextualSpacing/>
              <w:rPr>
                <w:rFonts w:ascii="Arial" w:hAnsi="Arial" w:cs="Arial"/>
                <w:sz w:val="20"/>
                <w:szCs w:val="20"/>
              </w:rPr>
            </w:pPr>
            <w:r>
              <w:rPr>
                <w:rFonts w:ascii="Arial" w:hAnsi="Arial" w:cs="Arial"/>
                <w:sz w:val="20"/>
                <w:szCs w:val="20"/>
              </w:rPr>
              <w:t>Add Fixed Demand bid data to Historical Offers</w:t>
            </w:r>
          </w:p>
          <w:p w14:paraId="446769DC" w14:textId="77777777" w:rsidR="00910311" w:rsidRDefault="001F4296" w:rsidP="00CE0EB0">
            <w:pPr>
              <w:spacing w:after="0" w:line="240" w:lineRule="auto"/>
              <w:contextualSpacing/>
              <w:rPr>
                <w:rFonts w:ascii="Arial" w:hAnsi="Arial" w:cs="Arial"/>
                <w:sz w:val="20"/>
                <w:szCs w:val="20"/>
              </w:rPr>
            </w:pPr>
            <w:r>
              <w:rPr>
                <w:rFonts w:ascii="Arial" w:hAnsi="Arial" w:cs="Arial"/>
                <w:sz w:val="20"/>
                <w:szCs w:val="20"/>
              </w:rPr>
              <w:t xml:space="preserve">Added </w:t>
            </w:r>
            <w:r w:rsidR="003362F8">
              <w:rPr>
                <w:rFonts w:ascii="Arial" w:hAnsi="Arial" w:cs="Arial"/>
                <w:sz w:val="20"/>
                <w:szCs w:val="20"/>
              </w:rPr>
              <w:t>DA Fuel on Margin</w:t>
            </w:r>
          </w:p>
          <w:p w14:paraId="2AF6D23D" w14:textId="77777777" w:rsidR="003362F8" w:rsidRDefault="001F4296" w:rsidP="00CE0EB0">
            <w:pPr>
              <w:spacing w:after="0" w:line="240" w:lineRule="auto"/>
              <w:contextualSpacing/>
              <w:rPr>
                <w:rFonts w:ascii="Arial" w:hAnsi="Arial" w:cs="Arial"/>
                <w:sz w:val="20"/>
                <w:szCs w:val="20"/>
              </w:rPr>
            </w:pPr>
            <w:r>
              <w:rPr>
                <w:rFonts w:ascii="Arial" w:hAnsi="Arial" w:cs="Arial"/>
                <w:sz w:val="20"/>
                <w:szCs w:val="20"/>
              </w:rPr>
              <w:t>Added Available Outage Maintenance Margin</w:t>
            </w:r>
          </w:p>
          <w:p w14:paraId="4E54EA9F" w14:textId="437D9967" w:rsidR="00C429D0" w:rsidRDefault="00C429D0" w:rsidP="00CE0EB0">
            <w:pPr>
              <w:spacing w:after="0" w:line="240" w:lineRule="auto"/>
              <w:contextualSpacing/>
              <w:rPr>
                <w:rFonts w:ascii="Arial" w:hAnsi="Arial" w:cs="Arial"/>
                <w:sz w:val="20"/>
                <w:szCs w:val="20"/>
              </w:rPr>
            </w:pPr>
            <w:r>
              <w:rPr>
                <w:rFonts w:ascii="Arial" w:hAnsi="Arial" w:cs="Arial"/>
                <w:sz w:val="20"/>
                <w:szCs w:val="20"/>
              </w:rPr>
              <w:t>Updated TCR files / descriptions</w:t>
            </w:r>
          </w:p>
        </w:tc>
      </w:tr>
      <w:tr w:rsidR="00AF7C74" w:rsidRPr="00876B3D" w14:paraId="2272CFF9" w14:textId="77777777" w:rsidTr="00C6061E">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5587A63D" w14:textId="2F0C7DB3" w:rsidR="00AF7C74" w:rsidRDefault="00AF7C74" w:rsidP="00CE0EB0">
            <w:pPr>
              <w:spacing w:after="0" w:line="240" w:lineRule="auto"/>
              <w:contextualSpacing/>
              <w:rPr>
                <w:rFonts w:ascii="Arial" w:hAnsi="Arial" w:cs="Arial"/>
                <w:sz w:val="20"/>
                <w:szCs w:val="20"/>
              </w:rPr>
            </w:pPr>
            <w:r>
              <w:rPr>
                <w:rFonts w:ascii="Arial" w:hAnsi="Arial" w:cs="Arial"/>
                <w:sz w:val="20"/>
                <w:szCs w:val="20"/>
              </w:rPr>
              <w:t>29</w:t>
            </w:r>
          </w:p>
        </w:tc>
        <w:tc>
          <w:tcPr>
            <w:tcW w:w="1339" w:type="dxa"/>
            <w:tcBorders>
              <w:top w:val="single" w:sz="4" w:space="0" w:color="auto"/>
              <w:left w:val="single" w:sz="4" w:space="0" w:color="auto"/>
              <w:bottom w:val="single" w:sz="4" w:space="0" w:color="auto"/>
              <w:right w:val="single" w:sz="4" w:space="0" w:color="auto"/>
            </w:tcBorders>
            <w:vAlign w:val="center"/>
          </w:tcPr>
          <w:p w14:paraId="500160D4" w14:textId="0D3F1545" w:rsidR="00AF7C74" w:rsidRDefault="00AF7C74" w:rsidP="00CE0EB0">
            <w:pPr>
              <w:spacing w:after="0" w:line="240" w:lineRule="auto"/>
              <w:contextualSpacing/>
              <w:rPr>
                <w:rFonts w:ascii="Arial" w:hAnsi="Arial" w:cs="Arial"/>
                <w:sz w:val="20"/>
                <w:szCs w:val="20"/>
              </w:rPr>
            </w:pPr>
            <w:r>
              <w:rPr>
                <w:rFonts w:ascii="Arial" w:hAnsi="Arial" w:cs="Arial"/>
                <w:sz w:val="20"/>
                <w:szCs w:val="20"/>
              </w:rPr>
              <w:t>12/8/2021</w:t>
            </w:r>
          </w:p>
        </w:tc>
        <w:tc>
          <w:tcPr>
            <w:tcW w:w="1710" w:type="dxa"/>
            <w:tcBorders>
              <w:top w:val="single" w:sz="4" w:space="0" w:color="auto"/>
              <w:left w:val="single" w:sz="4" w:space="0" w:color="auto"/>
              <w:bottom w:val="single" w:sz="4" w:space="0" w:color="auto"/>
              <w:right w:val="single" w:sz="4" w:space="0" w:color="auto"/>
            </w:tcBorders>
            <w:vAlign w:val="center"/>
          </w:tcPr>
          <w:p w14:paraId="5FEC89B8" w14:textId="481FB85B" w:rsidR="00AF7C74" w:rsidRDefault="00AF7C74"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03F04F0F" w14:textId="77777777" w:rsidR="00AF7C74" w:rsidRDefault="00AF7C74" w:rsidP="00CE0EB0">
            <w:pPr>
              <w:spacing w:after="0" w:line="240" w:lineRule="auto"/>
              <w:contextualSpacing/>
              <w:rPr>
                <w:rFonts w:ascii="Arial" w:hAnsi="Arial" w:cs="Arial"/>
                <w:sz w:val="20"/>
                <w:szCs w:val="20"/>
              </w:rPr>
            </w:pPr>
            <w:r>
              <w:rPr>
                <w:rFonts w:ascii="Arial" w:hAnsi="Arial" w:cs="Arial"/>
                <w:sz w:val="20"/>
                <w:szCs w:val="20"/>
              </w:rPr>
              <w:t xml:space="preserve">Add Ramp Uncertainty </w:t>
            </w:r>
          </w:p>
          <w:p w14:paraId="106C367B" w14:textId="185ABFFE" w:rsidR="00AF7C74" w:rsidRDefault="00AF7C74" w:rsidP="00CE0EB0">
            <w:pPr>
              <w:spacing w:after="0" w:line="240" w:lineRule="auto"/>
              <w:contextualSpacing/>
              <w:rPr>
                <w:rFonts w:ascii="Arial" w:hAnsi="Arial" w:cs="Arial"/>
                <w:sz w:val="20"/>
                <w:szCs w:val="20"/>
              </w:rPr>
            </w:pPr>
            <w:r>
              <w:rPr>
                <w:rFonts w:ascii="Arial" w:hAnsi="Arial" w:cs="Arial"/>
                <w:sz w:val="20"/>
                <w:szCs w:val="20"/>
              </w:rPr>
              <w:t xml:space="preserve">Add RampUP/RampDn to DA MCP, DA Market Clearing, RTBM MCP, and RTBM Operating Reserve </w:t>
            </w:r>
          </w:p>
        </w:tc>
      </w:tr>
      <w:tr w:rsidR="00AF7C74" w14:paraId="2228A4C1" w14:textId="77777777" w:rsidTr="00F934AF">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4217F2CB" w14:textId="61F9B109" w:rsidR="00AF7C74" w:rsidRDefault="00AF7C74" w:rsidP="00CE0EB0">
            <w:pPr>
              <w:spacing w:after="0" w:line="240" w:lineRule="auto"/>
              <w:contextualSpacing/>
              <w:rPr>
                <w:rFonts w:ascii="Arial" w:hAnsi="Arial" w:cs="Arial"/>
                <w:sz w:val="20"/>
                <w:szCs w:val="20"/>
              </w:rPr>
            </w:pPr>
            <w:r>
              <w:rPr>
                <w:rFonts w:ascii="Arial" w:hAnsi="Arial" w:cs="Arial"/>
                <w:sz w:val="20"/>
                <w:szCs w:val="20"/>
              </w:rPr>
              <w:lastRenderedPageBreak/>
              <w:t>30</w:t>
            </w:r>
          </w:p>
        </w:tc>
        <w:tc>
          <w:tcPr>
            <w:tcW w:w="1339" w:type="dxa"/>
            <w:tcBorders>
              <w:top w:val="single" w:sz="4" w:space="0" w:color="auto"/>
              <w:left w:val="single" w:sz="4" w:space="0" w:color="auto"/>
              <w:bottom w:val="single" w:sz="4" w:space="0" w:color="auto"/>
              <w:right w:val="single" w:sz="4" w:space="0" w:color="auto"/>
            </w:tcBorders>
            <w:vAlign w:val="center"/>
          </w:tcPr>
          <w:p w14:paraId="2BCA3AAD" w14:textId="3D9EDA7E" w:rsidR="00AF7C74" w:rsidRDefault="0022141F" w:rsidP="00CE0EB0">
            <w:pPr>
              <w:spacing w:after="0" w:line="240" w:lineRule="auto"/>
              <w:contextualSpacing/>
              <w:rPr>
                <w:rFonts w:ascii="Arial" w:hAnsi="Arial" w:cs="Arial"/>
                <w:sz w:val="20"/>
                <w:szCs w:val="20"/>
              </w:rPr>
            </w:pPr>
            <w:r>
              <w:rPr>
                <w:rFonts w:ascii="Arial" w:hAnsi="Arial" w:cs="Arial"/>
                <w:sz w:val="20"/>
                <w:szCs w:val="20"/>
              </w:rPr>
              <w:t>4</w:t>
            </w:r>
            <w:r w:rsidR="00AF7C74">
              <w:rPr>
                <w:rFonts w:ascii="Arial" w:hAnsi="Arial" w:cs="Arial"/>
                <w:sz w:val="20"/>
                <w:szCs w:val="20"/>
              </w:rPr>
              <w:t>/</w:t>
            </w:r>
            <w:r>
              <w:rPr>
                <w:rFonts w:ascii="Arial" w:hAnsi="Arial" w:cs="Arial"/>
                <w:sz w:val="20"/>
                <w:szCs w:val="20"/>
              </w:rPr>
              <w:t>15</w:t>
            </w:r>
            <w:r w:rsidR="00AF7C74">
              <w:rPr>
                <w:rFonts w:ascii="Arial" w:hAnsi="Arial" w:cs="Arial"/>
                <w:sz w:val="20"/>
                <w:szCs w:val="20"/>
              </w:rPr>
              <w:t>/2022</w:t>
            </w:r>
          </w:p>
        </w:tc>
        <w:tc>
          <w:tcPr>
            <w:tcW w:w="1710" w:type="dxa"/>
            <w:tcBorders>
              <w:top w:val="single" w:sz="4" w:space="0" w:color="auto"/>
              <w:left w:val="single" w:sz="4" w:space="0" w:color="auto"/>
              <w:bottom w:val="single" w:sz="4" w:space="0" w:color="auto"/>
              <w:right w:val="single" w:sz="4" w:space="0" w:color="auto"/>
            </w:tcBorders>
            <w:vAlign w:val="center"/>
          </w:tcPr>
          <w:p w14:paraId="0839CC07" w14:textId="77777777" w:rsidR="00AF7C74" w:rsidRDefault="00AF7C74"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740E7041" w14:textId="77777777" w:rsidR="00AF7C74" w:rsidRDefault="00AF7C74" w:rsidP="00CE0EB0">
            <w:pPr>
              <w:spacing w:after="0" w:line="240" w:lineRule="auto"/>
              <w:contextualSpacing/>
              <w:rPr>
                <w:rFonts w:ascii="Arial" w:hAnsi="Arial" w:cs="Arial"/>
                <w:sz w:val="20"/>
                <w:szCs w:val="20"/>
              </w:rPr>
            </w:pPr>
            <w:r>
              <w:rPr>
                <w:rFonts w:ascii="Arial" w:hAnsi="Arial" w:cs="Arial"/>
                <w:sz w:val="20"/>
                <w:szCs w:val="20"/>
              </w:rPr>
              <w:t>Updated Avai</w:t>
            </w:r>
            <w:r w:rsidR="007655E1">
              <w:rPr>
                <w:rFonts w:ascii="Arial" w:hAnsi="Arial" w:cs="Arial"/>
                <w:sz w:val="20"/>
                <w:szCs w:val="20"/>
              </w:rPr>
              <w:t>lable Outage Maintenance Margin</w:t>
            </w:r>
          </w:p>
          <w:p w14:paraId="2B8ED907" w14:textId="36C0FED3" w:rsidR="00D5591F" w:rsidRDefault="00D5591F" w:rsidP="00CE0EB0">
            <w:pPr>
              <w:spacing w:after="0" w:line="240" w:lineRule="auto"/>
              <w:contextualSpacing/>
              <w:rPr>
                <w:rFonts w:ascii="Arial" w:hAnsi="Arial" w:cs="Arial"/>
                <w:sz w:val="20"/>
                <w:szCs w:val="20"/>
              </w:rPr>
            </w:pPr>
            <w:r>
              <w:rPr>
                <w:rFonts w:ascii="Arial" w:hAnsi="Arial" w:cs="Arial"/>
                <w:sz w:val="20"/>
                <w:szCs w:val="20"/>
              </w:rPr>
              <w:t xml:space="preserve">Updated for </w:t>
            </w:r>
            <w:r w:rsidR="007655E1">
              <w:rPr>
                <w:rFonts w:ascii="Arial" w:hAnsi="Arial" w:cs="Arial"/>
                <w:sz w:val="20"/>
                <w:szCs w:val="20"/>
              </w:rPr>
              <w:t>Effective Limits</w:t>
            </w:r>
            <w:r>
              <w:rPr>
                <w:rFonts w:ascii="Arial" w:hAnsi="Arial" w:cs="Arial"/>
                <w:sz w:val="20"/>
                <w:szCs w:val="20"/>
              </w:rPr>
              <w:t xml:space="preserve"> added </w:t>
            </w:r>
            <w:r w:rsidR="002F54D0">
              <w:rPr>
                <w:rFonts w:ascii="Arial" w:hAnsi="Arial" w:cs="Arial"/>
                <w:sz w:val="20"/>
                <w:szCs w:val="20"/>
              </w:rPr>
              <w:t>per RR414</w:t>
            </w:r>
          </w:p>
        </w:tc>
      </w:tr>
      <w:tr w:rsidR="00D678E7" w14:paraId="5B59A102" w14:textId="77777777" w:rsidTr="00D678E7">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4C3732FF" w14:textId="1765AE07" w:rsidR="00D678E7" w:rsidRDefault="00D678E7" w:rsidP="00CE0EB0">
            <w:pPr>
              <w:spacing w:after="0" w:line="240" w:lineRule="auto"/>
              <w:contextualSpacing/>
              <w:rPr>
                <w:rFonts w:ascii="Arial" w:hAnsi="Arial" w:cs="Arial"/>
                <w:sz w:val="20"/>
                <w:szCs w:val="20"/>
              </w:rPr>
            </w:pPr>
            <w:r>
              <w:rPr>
                <w:rFonts w:ascii="Arial" w:hAnsi="Arial" w:cs="Arial"/>
                <w:sz w:val="20"/>
                <w:szCs w:val="20"/>
              </w:rPr>
              <w:t>31</w:t>
            </w:r>
          </w:p>
        </w:tc>
        <w:tc>
          <w:tcPr>
            <w:tcW w:w="1339" w:type="dxa"/>
            <w:tcBorders>
              <w:top w:val="single" w:sz="4" w:space="0" w:color="auto"/>
              <w:left w:val="single" w:sz="4" w:space="0" w:color="auto"/>
              <w:bottom w:val="single" w:sz="4" w:space="0" w:color="auto"/>
              <w:right w:val="single" w:sz="4" w:space="0" w:color="auto"/>
            </w:tcBorders>
            <w:vAlign w:val="center"/>
          </w:tcPr>
          <w:p w14:paraId="7CAC476F" w14:textId="77777777" w:rsidR="00D678E7" w:rsidRDefault="00D678E7" w:rsidP="00CE0EB0">
            <w:pPr>
              <w:spacing w:after="0" w:line="240" w:lineRule="auto"/>
              <w:contextualSpacing/>
              <w:rPr>
                <w:rFonts w:ascii="Arial" w:hAnsi="Arial" w:cs="Arial"/>
                <w:sz w:val="20"/>
                <w:szCs w:val="20"/>
              </w:rPr>
            </w:pPr>
            <w:r>
              <w:rPr>
                <w:rFonts w:ascii="Arial" w:hAnsi="Arial" w:cs="Arial"/>
                <w:sz w:val="20"/>
                <w:szCs w:val="20"/>
              </w:rPr>
              <w:t>9/1/2022</w:t>
            </w:r>
          </w:p>
        </w:tc>
        <w:tc>
          <w:tcPr>
            <w:tcW w:w="1710" w:type="dxa"/>
            <w:tcBorders>
              <w:top w:val="single" w:sz="4" w:space="0" w:color="auto"/>
              <w:left w:val="single" w:sz="4" w:space="0" w:color="auto"/>
              <w:bottom w:val="single" w:sz="4" w:space="0" w:color="auto"/>
              <w:right w:val="single" w:sz="4" w:space="0" w:color="auto"/>
            </w:tcBorders>
            <w:vAlign w:val="center"/>
          </w:tcPr>
          <w:p w14:paraId="783D759E" w14:textId="77777777" w:rsidR="00D678E7" w:rsidRDefault="00D678E7"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290FEAC1" w14:textId="77777777" w:rsidR="00D678E7" w:rsidRDefault="00D678E7" w:rsidP="00CE0EB0">
            <w:pPr>
              <w:spacing w:after="0" w:line="240" w:lineRule="auto"/>
              <w:contextualSpacing/>
              <w:rPr>
                <w:rFonts w:ascii="Arial" w:hAnsi="Arial" w:cs="Arial"/>
                <w:sz w:val="20"/>
                <w:szCs w:val="20"/>
              </w:rPr>
            </w:pPr>
            <w:r>
              <w:rPr>
                <w:rFonts w:ascii="Arial" w:hAnsi="Arial" w:cs="Arial"/>
                <w:sz w:val="20"/>
                <w:szCs w:val="20"/>
              </w:rPr>
              <w:t>Add Daily report interval to RTBM MCP</w:t>
            </w:r>
          </w:p>
          <w:p w14:paraId="19B1F6E6" w14:textId="17CCD035" w:rsidR="00B16F62" w:rsidRDefault="00B16F62" w:rsidP="00CE0EB0">
            <w:pPr>
              <w:spacing w:after="0" w:line="240" w:lineRule="auto"/>
              <w:contextualSpacing/>
              <w:rPr>
                <w:rFonts w:ascii="Arial" w:hAnsi="Arial" w:cs="Arial"/>
                <w:sz w:val="20"/>
                <w:szCs w:val="20"/>
              </w:rPr>
            </w:pPr>
            <w:r>
              <w:rPr>
                <w:rFonts w:ascii="Arial" w:hAnsi="Arial" w:cs="Arial"/>
                <w:sz w:val="20"/>
                <w:szCs w:val="20"/>
              </w:rPr>
              <w:t>Add Columns to VER Curtailments for Solar</w:t>
            </w:r>
          </w:p>
        </w:tc>
      </w:tr>
      <w:tr w:rsidR="008E5D03" w14:paraId="73B637CC" w14:textId="77777777" w:rsidTr="00D678E7">
        <w:trPr>
          <w:trHeight w:val="476"/>
        </w:trPr>
        <w:tc>
          <w:tcPr>
            <w:tcW w:w="1451" w:type="dxa"/>
            <w:tcBorders>
              <w:top w:val="single" w:sz="4" w:space="0" w:color="auto"/>
              <w:left w:val="single" w:sz="4" w:space="0" w:color="auto"/>
              <w:bottom w:val="single" w:sz="4" w:space="0" w:color="auto"/>
              <w:right w:val="single" w:sz="4" w:space="0" w:color="auto"/>
            </w:tcBorders>
            <w:vAlign w:val="center"/>
          </w:tcPr>
          <w:p w14:paraId="4CAB6A82" w14:textId="532B7EB8" w:rsidR="008E5D03" w:rsidRDefault="008E5D03" w:rsidP="00CE0EB0">
            <w:pPr>
              <w:spacing w:after="0" w:line="240" w:lineRule="auto"/>
              <w:contextualSpacing/>
              <w:rPr>
                <w:rFonts w:ascii="Arial" w:hAnsi="Arial" w:cs="Arial"/>
                <w:sz w:val="20"/>
                <w:szCs w:val="20"/>
              </w:rPr>
            </w:pPr>
            <w:r>
              <w:rPr>
                <w:rFonts w:ascii="Arial" w:hAnsi="Arial" w:cs="Arial"/>
                <w:sz w:val="20"/>
                <w:szCs w:val="20"/>
              </w:rPr>
              <w:t>32</w:t>
            </w:r>
          </w:p>
        </w:tc>
        <w:tc>
          <w:tcPr>
            <w:tcW w:w="1339" w:type="dxa"/>
            <w:tcBorders>
              <w:top w:val="single" w:sz="4" w:space="0" w:color="auto"/>
              <w:left w:val="single" w:sz="4" w:space="0" w:color="auto"/>
              <w:bottom w:val="single" w:sz="4" w:space="0" w:color="auto"/>
              <w:right w:val="single" w:sz="4" w:space="0" w:color="auto"/>
            </w:tcBorders>
            <w:vAlign w:val="center"/>
          </w:tcPr>
          <w:p w14:paraId="6721E91F" w14:textId="5F666D1D" w:rsidR="008E5D03" w:rsidRDefault="008E5D03" w:rsidP="00CE0EB0">
            <w:pPr>
              <w:spacing w:after="0" w:line="240" w:lineRule="auto"/>
              <w:contextualSpacing/>
              <w:rPr>
                <w:rFonts w:ascii="Arial" w:hAnsi="Arial" w:cs="Arial"/>
                <w:sz w:val="20"/>
                <w:szCs w:val="20"/>
              </w:rPr>
            </w:pPr>
            <w:r>
              <w:rPr>
                <w:rFonts w:ascii="Arial" w:hAnsi="Arial" w:cs="Arial"/>
                <w:sz w:val="20"/>
                <w:szCs w:val="20"/>
              </w:rPr>
              <w:t>3/6/2023</w:t>
            </w:r>
          </w:p>
        </w:tc>
        <w:tc>
          <w:tcPr>
            <w:tcW w:w="1710" w:type="dxa"/>
            <w:tcBorders>
              <w:top w:val="single" w:sz="4" w:space="0" w:color="auto"/>
              <w:left w:val="single" w:sz="4" w:space="0" w:color="auto"/>
              <w:bottom w:val="single" w:sz="4" w:space="0" w:color="auto"/>
              <w:right w:val="single" w:sz="4" w:space="0" w:color="auto"/>
            </w:tcBorders>
            <w:vAlign w:val="center"/>
          </w:tcPr>
          <w:p w14:paraId="1AF939AF" w14:textId="4B8E8759" w:rsidR="008E5D03" w:rsidRDefault="008E5D03"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2646E79D" w14:textId="77777777" w:rsidR="008E5D03" w:rsidRDefault="008E5D03" w:rsidP="00CE0EB0">
            <w:pPr>
              <w:spacing w:after="0" w:line="240" w:lineRule="auto"/>
              <w:contextualSpacing/>
              <w:rPr>
                <w:rFonts w:ascii="Arial" w:hAnsi="Arial" w:cs="Arial"/>
                <w:sz w:val="20"/>
                <w:szCs w:val="20"/>
              </w:rPr>
            </w:pPr>
            <w:r>
              <w:rPr>
                <w:rFonts w:ascii="Arial" w:hAnsi="Arial" w:cs="Arial"/>
                <w:sz w:val="20"/>
                <w:szCs w:val="20"/>
              </w:rPr>
              <w:t>Update Flowgate Files descriptions</w:t>
            </w:r>
          </w:p>
          <w:p w14:paraId="432B2444" w14:textId="77777777" w:rsidR="008E5D03" w:rsidRDefault="008E5D03" w:rsidP="00CE0EB0">
            <w:pPr>
              <w:spacing w:after="0" w:line="240" w:lineRule="auto"/>
              <w:contextualSpacing/>
              <w:rPr>
                <w:rFonts w:ascii="Arial" w:hAnsi="Arial" w:cs="Arial"/>
                <w:sz w:val="20"/>
                <w:szCs w:val="20"/>
              </w:rPr>
            </w:pPr>
            <w:r>
              <w:rPr>
                <w:rFonts w:ascii="Arial" w:hAnsi="Arial" w:cs="Arial"/>
                <w:sz w:val="20"/>
                <w:szCs w:val="20"/>
              </w:rPr>
              <w:t>Update TCR Reference file names for split files</w:t>
            </w:r>
          </w:p>
          <w:p w14:paraId="6626A5DF" w14:textId="2C7B93F9" w:rsidR="008E5D03" w:rsidRDefault="008E5D03" w:rsidP="00CE0EB0">
            <w:pPr>
              <w:spacing w:after="0" w:line="240" w:lineRule="auto"/>
              <w:contextualSpacing/>
              <w:rPr>
                <w:rFonts w:ascii="Arial" w:hAnsi="Arial" w:cs="Arial"/>
                <w:sz w:val="20"/>
                <w:szCs w:val="20"/>
              </w:rPr>
            </w:pPr>
            <w:r>
              <w:rPr>
                <w:rFonts w:ascii="Arial" w:hAnsi="Arial" w:cs="Arial"/>
                <w:sz w:val="20"/>
                <w:szCs w:val="20"/>
              </w:rPr>
              <w:t>Add sample files for Uncertainty Product</w:t>
            </w:r>
          </w:p>
        </w:tc>
      </w:tr>
      <w:tr w:rsidR="00F54A02" w14:paraId="596E5DA6" w14:textId="77777777" w:rsidTr="007273C4">
        <w:trPr>
          <w:trHeight w:val="1322"/>
        </w:trPr>
        <w:tc>
          <w:tcPr>
            <w:tcW w:w="1451" w:type="dxa"/>
            <w:tcBorders>
              <w:top w:val="single" w:sz="4" w:space="0" w:color="auto"/>
              <w:left w:val="single" w:sz="4" w:space="0" w:color="auto"/>
              <w:bottom w:val="single" w:sz="4" w:space="0" w:color="auto"/>
              <w:right w:val="single" w:sz="4" w:space="0" w:color="auto"/>
            </w:tcBorders>
            <w:vAlign w:val="center"/>
          </w:tcPr>
          <w:p w14:paraId="71A1260A" w14:textId="7DF0E7FE" w:rsidR="00F54A02" w:rsidRDefault="00F54A02" w:rsidP="00CE0EB0">
            <w:pPr>
              <w:spacing w:after="0" w:line="240" w:lineRule="auto"/>
              <w:contextualSpacing/>
              <w:rPr>
                <w:rFonts w:ascii="Arial" w:hAnsi="Arial" w:cs="Arial"/>
                <w:sz w:val="20"/>
                <w:szCs w:val="20"/>
              </w:rPr>
            </w:pPr>
            <w:r>
              <w:rPr>
                <w:rFonts w:ascii="Arial" w:hAnsi="Arial" w:cs="Arial"/>
                <w:sz w:val="20"/>
                <w:szCs w:val="20"/>
              </w:rPr>
              <w:t>33</w:t>
            </w:r>
          </w:p>
        </w:tc>
        <w:tc>
          <w:tcPr>
            <w:tcW w:w="1339" w:type="dxa"/>
            <w:tcBorders>
              <w:top w:val="single" w:sz="4" w:space="0" w:color="auto"/>
              <w:left w:val="single" w:sz="4" w:space="0" w:color="auto"/>
              <w:bottom w:val="single" w:sz="4" w:space="0" w:color="auto"/>
              <w:right w:val="single" w:sz="4" w:space="0" w:color="auto"/>
            </w:tcBorders>
            <w:vAlign w:val="center"/>
          </w:tcPr>
          <w:p w14:paraId="4E3D455E" w14:textId="706E32D0" w:rsidR="00F54A02" w:rsidRDefault="00F54A02" w:rsidP="00CE0EB0">
            <w:pPr>
              <w:spacing w:after="0" w:line="240" w:lineRule="auto"/>
              <w:contextualSpacing/>
              <w:rPr>
                <w:rFonts w:ascii="Arial" w:hAnsi="Arial" w:cs="Arial"/>
                <w:sz w:val="20"/>
                <w:szCs w:val="20"/>
              </w:rPr>
            </w:pPr>
            <w:r>
              <w:rPr>
                <w:rFonts w:ascii="Arial" w:hAnsi="Arial" w:cs="Arial"/>
                <w:sz w:val="20"/>
                <w:szCs w:val="20"/>
              </w:rPr>
              <w:t>8/7/2023</w:t>
            </w:r>
          </w:p>
        </w:tc>
        <w:tc>
          <w:tcPr>
            <w:tcW w:w="1710" w:type="dxa"/>
            <w:tcBorders>
              <w:top w:val="single" w:sz="4" w:space="0" w:color="auto"/>
              <w:left w:val="single" w:sz="4" w:space="0" w:color="auto"/>
              <w:bottom w:val="single" w:sz="4" w:space="0" w:color="auto"/>
              <w:right w:val="single" w:sz="4" w:space="0" w:color="auto"/>
            </w:tcBorders>
            <w:vAlign w:val="center"/>
          </w:tcPr>
          <w:p w14:paraId="1F9B0B2E" w14:textId="084EA740" w:rsidR="00F54A02" w:rsidRDefault="00F54A02" w:rsidP="00CE0EB0">
            <w:pPr>
              <w:spacing w:after="0" w:line="240" w:lineRule="auto"/>
              <w:contextualSpacing/>
              <w:rPr>
                <w:rFonts w:ascii="Arial" w:hAnsi="Arial" w:cs="Arial"/>
                <w:sz w:val="20"/>
                <w:szCs w:val="20"/>
              </w:rPr>
            </w:pPr>
            <w:r>
              <w:rPr>
                <w:rFonts w:ascii="Arial" w:hAnsi="Arial" w:cs="Arial"/>
                <w:sz w:val="20"/>
                <w:szCs w:val="20"/>
              </w:rPr>
              <w:t>Rick Cummins</w:t>
            </w:r>
          </w:p>
        </w:tc>
        <w:tc>
          <w:tcPr>
            <w:tcW w:w="6570" w:type="dxa"/>
            <w:tcBorders>
              <w:top w:val="single" w:sz="4" w:space="0" w:color="auto"/>
              <w:left w:val="single" w:sz="4" w:space="0" w:color="auto"/>
              <w:bottom w:val="single" w:sz="4" w:space="0" w:color="auto"/>
              <w:right w:val="single" w:sz="4" w:space="0" w:color="auto"/>
            </w:tcBorders>
            <w:vAlign w:val="center"/>
          </w:tcPr>
          <w:p w14:paraId="00CBDEE6" w14:textId="441590C5" w:rsidR="00F54A02" w:rsidRDefault="00F54A02" w:rsidP="00CE0EB0">
            <w:pPr>
              <w:spacing w:after="0" w:line="240" w:lineRule="auto"/>
              <w:contextualSpacing/>
              <w:rPr>
                <w:rFonts w:ascii="Arial" w:hAnsi="Arial" w:cs="Arial"/>
                <w:sz w:val="20"/>
                <w:szCs w:val="20"/>
              </w:rPr>
            </w:pPr>
            <w:r>
              <w:rPr>
                <w:rFonts w:ascii="Arial" w:hAnsi="Arial" w:cs="Arial"/>
                <w:sz w:val="20"/>
                <w:szCs w:val="20"/>
              </w:rPr>
              <w:t>Update DA Energy Offers Portal File Descriptions / sample file</w:t>
            </w:r>
          </w:p>
          <w:p w14:paraId="0F70465B" w14:textId="25D7F067" w:rsidR="00F54A02" w:rsidRDefault="00F54A02" w:rsidP="00CE0EB0">
            <w:pPr>
              <w:spacing w:after="0" w:line="240" w:lineRule="auto"/>
              <w:contextualSpacing/>
              <w:rPr>
                <w:rFonts w:ascii="Arial" w:hAnsi="Arial" w:cs="Arial"/>
                <w:sz w:val="20"/>
                <w:szCs w:val="20"/>
              </w:rPr>
            </w:pPr>
            <w:r>
              <w:rPr>
                <w:rFonts w:ascii="Arial" w:hAnsi="Arial" w:cs="Arial"/>
                <w:sz w:val="20"/>
                <w:szCs w:val="20"/>
              </w:rPr>
              <w:t>Add UncUP to Ramp Uncertainty / sample file</w:t>
            </w:r>
          </w:p>
          <w:p w14:paraId="09F68FB0" w14:textId="77777777" w:rsidR="00F54A02" w:rsidRDefault="00F54A02" w:rsidP="00CE0EB0">
            <w:pPr>
              <w:spacing w:after="0" w:line="240" w:lineRule="auto"/>
              <w:contextualSpacing/>
              <w:rPr>
                <w:rFonts w:ascii="Arial" w:hAnsi="Arial" w:cs="Arial"/>
                <w:sz w:val="20"/>
                <w:szCs w:val="20"/>
              </w:rPr>
            </w:pPr>
            <w:r>
              <w:rPr>
                <w:rFonts w:ascii="Arial" w:hAnsi="Arial" w:cs="Arial"/>
                <w:sz w:val="20"/>
                <w:szCs w:val="20"/>
              </w:rPr>
              <w:t>DA Mkt Clearing change per MMU to satisfy SIR354 / sample file</w:t>
            </w:r>
          </w:p>
          <w:p w14:paraId="75841889" w14:textId="2F5D2C29" w:rsidR="00F54A02" w:rsidRDefault="00F54A02" w:rsidP="00CE0EB0">
            <w:pPr>
              <w:spacing w:after="0" w:line="240" w:lineRule="auto"/>
              <w:contextualSpacing/>
              <w:rPr>
                <w:rFonts w:ascii="Arial" w:hAnsi="Arial" w:cs="Arial"/>
                <w:sz w:val="20"/>
                <w:szCs w:val="20"/>
              </w:rPr>
            </w:pPr>
            <w:r>
              <w:rPr>
                <w:rFonts w:ascii="Arial" w:hAnsi="Arial" w:cs="Arial"/>
                <w:sz w:val="20"/>
                <w:szCs w:val="20"/>
              </w:rPr>
              <w:t xml:space="preserve">Add </w:t>
            </w:r>
            <w:r w:rsidR="00061903">
              <w:rPr>
                <w:rFonts w:ascii="Arial" w:hAnsi="Arial" w:cs="Arial"/>
                <w:sz w:val="20"/>
                <w:szCs w:val="20"/>
              </w:rPr>
              <w:t xml:space="preserve">new report for </w:t>
            </w:r>
            <w:r>
              <w:rPr>
                <w:rFonts w:ascii="Arial" w:hAnsi="Arial" w:cs="Arial"/>
                <w:sz w:val="20"/>
                <w:szCs w:val="20"/>
              </w:rPr>
              <w:t xml:space="preserve">Contingency Reserve </w:t>
            </w:r>
            <w:r w:rsidR="00061903">
              <w:rPr>
                <w:rFonts w:ascii="Arial" w:hAnsi="Arial" w:cs="Arial"/>
                <w:sz w:val="20"/>
                <w:szCs w:val="20"/>
              </w:rPr>
              <w:t>Deployment history</w:t>
            </w:r>
          </w:p>
          <w:p w14:paraId="1A08A9FF" w14:textId="1AD9EFA9" w:rsidR="00F54A02" w:rsidRDefault="00F54A02" w:rsidP="00CE0EB0">
            <w:pPr>
              <w:spacing w:after="0" w:line="240" w:lineRule="auto"/>
              <w:contextualSpacing/>
              <w:rPr>
                <w:rFonts w:ascii="Arial" w:hAnsi="Arial" w:cs="Arial"/>
                <w:sz w:val="20"/>
                <w:szCs w:val="20"/>
              </w:rPr>
            </w:pPr>
            <w:r>
              <w:rPr>
                <w:rFonts w:ascii="Arial" w:hAnsi="Arial" w:cs="Arial"/>
                <w:sz w:val="20"/>
                <w:szCs w:val="20"/>
              </w:rPr>
              <w:t xml:space="preserve">Add </w:t>
            </w:r>
            <w:r w:rsidR="00061903">
              <w:rPr>
                <w:rFonts w:ascii="Arial" w:hAnsi="Arial" w:cs="Arial"/>
                <w:sz w:val="20"/>
                <w:szCs w:val="20"/>
              </w:rPr>
              <w:t xml:space="preserve">new report for </w:t>
            </w:r>
            <w:r>
              <w:rPr>
                <w:rFonts w:ascii="Arial" w:hAnsi="Arial" w:cs="Arial"/>
                <w:sz w:val="20"/>
                <w:szCs w:val="20"/>
              </w:rPr>
              <w:t xml:space="preserve">RTBM Market Clearing Report </w:t>
            </w:r>
          </w:p>
        </w:tc>
      </w:tr>
      <w:tr w:rsidR="007273C4" w14:paraId="4858E5E8" w14:textId="77777777" w:rsidTr="007273C4">
        <w:trPr>
          <w:trHeight w:val="1322"/>
        </w:trPr>
        <w:tc>
          <w:tcPr>
            <w:tcW w:w="1451" w:type="dxa"/>
            <w:tcBorders>
              <w:top w:val="single" w:sz="4" w:space="0" w:color="auto"/>
              <w:left w:val="single" w:sz="4" w:space="0" w:color="auto"/>
              <w:bottom w:val="single" w:sz="4" w:space="0" w:color="auto"/>
              <w:right w:val="single" w:sz="4" w:space="0" w:color="auto"/>
            </w:tcBorders>
            <w:vAlign w:val="center"/>
          </w:tcPr>
          <w:p w14:paraId="05F7C242" w14:textId="582738FE" w:rsidR="007273C4" w:rsidRDefault="007273C4" w:rsidP="00CE0EB0">
            <w:pPr>
              <w:spacing w:after="0" w:line="240" w:lineRule="auto"/>
              <w:contextualSpacing/>
              <w:rPr>
                <w:rFonts w:ascii="Arial" w:hAnsi="Arial" w:cs="Arial"/>
                <w:sz w:val="20"/>
                <w:szCs w:val="20"/>
              </w:rPr>
            </w:pPr>
            <w:r>
              <w:rPr>
                <w:rFonts w:ascii="Arial" w:hAnsi="Arial" w:cs="Arial"/>
                <w:sz w:val="20"/>
                <w:szCs w:val="20"/>
              </w:rPr>
              <w:t>34</w:t>
            </w:r>
          </w:p>
        </w:tc>
        <w:tc>
          <w:tcPr>
            <w:tcW w:w="1339" w:type="dxa"/>
            <w:tcBorders>
              <w:top w:val="single" w:sz="4" w:space="0" w:color="auto"/>
              <w:left w:val="single" w:sz="4" w:space="0" w:color="auto"/>
              <w:bottom w:val="single" w:sz="4" w:space="0" w:color="auto"/>
              <w:right w:val="single" w:sz="4" w:space="0" w:color="auto"/>
            </w:tcBorders>
            <w:vAlign w:val="center"/>
          </w:tcPr>
          <w:p w14:paraId="0CE41294" w14:textId="6438DFCB" w:rsidR="007273C4" w:rsidRDefault="00251FC3" w:rsidP="00CE0EB0">
            <w:pPr>
              <w:spacing w:after="0" w:line="240" w:lineRule="auto"/>
              <w:contextualSpacing/>
              <w:rPr>
                <w:rFonts w:ascii="Arial" w:hAnsi="Arial" w:cs="Arial"/>
                <w:sz w:val="20"/>
                <w:szCs w:val="20"/>
              </w:rPr>
            </w:pPr>
            <w:r>
              <w:rPr>
                <w:rFonts w:ascii="Arial" w:hAnsi="Arial" w:cs="Arial"/>
                <w:sz w:val="20"/>
                <w:szCs w:val="20"/>
              </w:rPr>
              <w:t>2/1/</w:t>
            </w:r>
            <w:r w:rsidR="00B60F57">
              <w:rPr>
                <w:rFonts w:ascii="Arial" w:hAnsi="Arial" w:cs="Arial"/>
                <w:sz w:val="20"/>
                <w:szCs w:val="20"/>
              </w:rPr>
              <w:t>202</w:t>
            </w:r>
            <w:r>
              <w:rPr>
                <w:rFonts w:ascii="Arial" w:hAnsi="Arial" w:cs="Arial"/>
                <w:sz w:val="20"/>
                <w:szCs w:val="20"/>
              </w:rPr>
              <w:t>6</w:t>
            </w:r>
          </w:p>
        </w:tc>
        <w:tc>
          <w:tcPr>
            <w:tcW w:w="1710" w:type="dxa"/>
            <w:tcBorders>
              <w:top w:val="single" w:sz="4" w:space="0" w:color="auto"/>
              <w:left w:val="single" w:sz="4" w:space="0" w:color="auto"/>
              <w:bottom w:val="single" w:sz="4" w:space="0" w:color="auto"/>
              <w:right w:val="single" w:sz="4" w:space="0" w:color="auto"/>
            </w:tcBorders>
            <w:vAlign w:val="center"/>
          </w:tcPr>
          <w:p w14:paraId="24A97EE0" w14:textId="03EA6884" w:rsidR="007273C4" w:rsidRDefault="00B60F57" w:rsidP="00CE0EB0">
            <w:pPr>
              <w:spacing w:after="0" w:line="240" w:lineRule="auto"/>
              <w:contextualSpacing/>
              <w:rPr>
                <w:rFonts w:ascii="Arial" w:hAnsi="Arial" w:cs="Arial"/>
                <w:sz w:val="20"/>
                <w:szCs w:val="20"/>
              </w:rPr>
            </w:pPr>
            <w:r>
              <w:rPr>
                <w:rFonts w:ascii="Arial" w:hAnsi="Arial" w:cs="Arial"/>
                <w:sz w:val="20"/>
                <w:szCs w:val="20"/>
              </w:rPr>
              <w:t>Caleb Dather</w:t>
            </w:r>
          </w:p>
        </w:tc>
        <w:tc>
          <w:tcPr>
            <w:tcW w:w="6570" w:type="dxa"/>
            <w:tcBorders>
              <w:top w:val="single" w:sz="4" w:space="0" w:color="auto"/>
              <w:left w:val="single" w:sz="4" w:space="0" w:color="auto"/>
              <w:bottom w:val="single" w:sz="4" w:space="0" w:color="auto"/>
              <w:right w:val="single" w:sz="4" w:space="0" w:color="auto"/>
            </w:tcBorders>
            <w:vAlign w:val="center"/>
          </w:tcPr>
          <w:p w14:paraId="15596054" w14:textId="77777777" w:rsidR="00251FC3" w:rsidRPr="00A83904" w:rsidRDefault="00251FC3" w:rsidP="00251FC3">
            <w:pPr>
              <w:spacing w:after="0" w:line="240" w:lineRule="auto"/>
              <w:contextualSpacing/>
              <w:rPr>
                <w:rFonts w:ascii="Arial" w:hAnsi="Arial" w:cs="Arial"/>
                <w:b/>
                <w:bCs/>
                <w:sz w:val="20"/>
                <w:szCs w:val="20"/>
              </w:rPr>
            </w:pPr>
            <w:r w:rsidRPr="00A83904">
              <w:rPr>
                <w:rFonts w:ascii="Arial" w:hAnsi="Arial" w:cs="Arial"/>
                <w:b/>
                <w:bCs/>
                <w:sz w:val="20"/>
                <w:szCs w:val="20"/>
              </w:rPr>
              <w:t>Updated all reports for RTO Expansion changes (active in PRD at RTOE Go Live date, active in MTE 2/1/2026)</w:t>
            </w:r>
          </w:p>
          <w:p w14:paraId="1E11898D" w14:textId="21D6A610" w:rsidR="00DA46C8" w:rsidRDefault="00DA46C8" w:rsidP="00CE0EB0">
            <w:pPr>
              <w:spacing w:after="0" w:line="240" w:lineRule="auto"/>
              <w:contextualSpacing/>
              <w:rPr>
                <w:rFonts w:ascii="Arial" w:hAnsi="Arial" w:cs="Arial"/>
                <w:sz w:val="20"/>
                <w:szCs w:val="20"/>
              </w:rPr>
            </w:pPr>
            <w:r>
              <w:rPr>
                <w:rFonts w:ascii="Arial" w:hAnsi="Arial" w:cs="Arial"/>
                <w:sz w:val="20"/>
                <w:szCs w:val="20"/>
              </w:rPr>
              <w:t>Reorganized list of reports to better follow public portal layout</w:t>
            </w:r>
          </w:p>
          <w:p w14:paraId="7260C0BF" w14:textId="667B9EDA" w:rsidR="00913BCE" w:rsidRDefault="00913BCE" w:rsidP="00CE0EB0">
            <w:pPr>
              <w:spacing w:after="0" w:line="240" w:lineRule="auto"/>
              <w:contextualSpacing/>
              <w:rPr>
                <w:rFonts w:ascii="Arial" w:hAnsi="Arial" w:cs="Arial"/>
                <w:sz w:val="20"/>
                <w:szCs w:val="20"/>
              </w:rPr>
            </w:pPr>
            <w:r>
              <w:rPr>
                <w:rFonts w:ascii="Arial" w:hAnsi="Arial" w:cs="Arial"/>
                <w:sz w:val="20"/>
                <w:szCs w:val="20"/>
              </w:rPr>
              <w:t>Removed the RTBM Effective Limits file, now included in the RTBM Binding Constraints file</w:t>
            </w:r>
          </w:p>
          <w:p w14:paraId="7DC8C94E" w14:textId="1ADF9EEA" w:rsidR="007273C4" w:rsidRDefault="00DA46C8" w:rsidP="00CE0EB0">
            <w:pPr>
              <w:spacing w:after="0" w:line="240" w:lineRule="auto"/>
              <w:contextualSpacing/>
              <w:rPr>
                <w:rFonts w:ascii="Arial" w:hAnsi="Arial" w:cs="Arial"/>
                <w:sz w:val="20"/>
                <w:szCs w:val="20"/>
              </w:rPr>
            </w:pPr>
            <w:r>
              <w:rPr>
                <w:rFonts w:ascii="Arial" w:hAnsi="Arial" w:cs="Arial"/>
                <w:sz w:val="20"/>
                <w:szCs w:val="20"/>
              </w:rPr>
              <w:t xml:space="preserve">Added Headroom and Floorroom to DAMKT </w:t>
            </w:r>
          </w:p>
          <w:p w14:paraId="500F0A35" w14:textId="14E93A4D" w:rsidR="00DA46C8" w:rsidRDefault="00DA46C8" w:rsidP="00CE0EB0">
            <w:pPr>
              <w:spacing w:after="0" w:line="240" w:lineRule="auto"/>
              <w:contextualSpacing/>
              <w:rPr>
                <w:rFonts w:ascii="Arial" w:hAnsi="Arial" w:cs="Arial"/>
                <w:sz w:val="20"/>
                <w:szCs w:val="20"/>
              </w:rPr>
            </w:pPr>
            <w:r>
              <w:rPr>
                <w:rFonts w:ascii="Arial" w:hAnsi="Arial" w:cs="Arial"/>
                <w:sz w:val="20"/>
                <w:szCs w:val="20"/>
              </w:rPr>
              <w:t>Added Estimated Prices to RTBM</w:t>
            </w:r>
          </w:p>
          <w:p w14:paraId="453F00BB" w14:textId="169A0C58" w:rsidR="00477020" w:rsidRDefault="00477020" w:rsidP="00CE0EB0">
            <w:pPr>
              <w:spacing w:after="0" w:line="240" w:lineRule="auto"/>
              <w:contextualSpacing/>
              <w:rPr>
                <w:rFonts w:ascii="Arial" w:hAnsi="Arial" w:cs="Arial"/>
                <w:sz w:val="20"/>
                <w:szCs w:val="20"/>
              </w:rPr>
            </w:pPr>
            <w:r>
              <w:rPr>
                <w:rFonts w:ascii="Arial" w:hAnsi="Arial" w:cs="Arial"/>
                <w:sz w:val="20"/>
                <w:szCs w:val="20"/>
              </w:rPr>
              <w:t>Added ACE Chart</w:t>
            </w:r>
          </w:p>
          <w:p w14:paraId="21474913" w14:textId="77777777" w:rsidR="00251FC3" w:rsidRDefault="00251FC3" w:rsidP="00251FC3">
            <w:pPr>
              <w:spacing w:after="0" w:line="240" w:lineRule="auto"/>
              <w:contextualSpacing/>
              <w:rPr>
                <w:rFonts w:ascii="Arial" w:hAnsi="Arial" w:cs="Arial"/>
                <w:sz w:val="20"/>
                <w:szCs w:val="20"/>
              </w:rPr>
            </w:pPr>
            <w:r>
              <w:rPr>
                <w:rFonts w:ascii="Arial" w:hAnsi="Arial" w:cs="Arial"/>
                <w:sz w:val="20"/>
                <w:szCs w:val="20"/>
              </w:rPr>
              <w:t>Added Ramp and Uncertainty to Scarcity Demand Curve</w:t>
            </w:r>
          </w:p>
          <w:p w14:paraId="46CB2695" w14:textId="77777777" w:rsidR="00251FC3" w:rsidRDefault="00251FC3" w:rsidP="00251FC3">
            <w:pPr>
              <w:spacing w:after="0" w:line="240" w:lineRule="auto"/>
              <w:contextualSpacing/>
              <w:rPr>
                <w:rFonts w:ascii="Arial" w:hAnsi="Arial" w:cs="Arial"/>
                <w:sz w:val="20"/>
                <w:szCs w:val="20"/>
              </w:rPr>
            </w:pPr>
            <w:r>
              <w:rPr>
                <w:rFonts w:ascii="Arial" w:hAnsi="Arial" w:cs="Arial"/>
                <w:sz w:val="20"/>
                <w:szCs w:val="20"/>
              </w:rPr>
              <w:t>Added Peak Load to Operations Reports</w:t>
            </w:r>
          </w:p>
          <w:p w14:paraId="7D238A7E" w14:textId="217E279B" w:rsidR="00251FC3" w:rsidRDefault="00251FC3" w:rsidP="00251FC3">
            <w:pPr>
              <w:spacing w:after="0" w:line="240" w:lineRule="auto"/>
              <w:contextualSpacing/>
              <w:rPr>
                <w:rFonts w:ascii="Arial" w:hAnsi="Arial" w:cs="Arial"/>
                <w:sz w:val="20"/>
                <w:szCs w:val="20"/>
              </w:rPr>
            </w:pPr>
            <w:r>
              <w:rPr>
                <w:rFonts w:ascii="Arial" w:hAnsi="Arial" w:cs="Arial"/>
                <w:sz w:val="20"/>
                <w:szCs w:val="20"/>
              </w:rPr>
              <w:t>Added data locations for all reports that did not previously have one Corrected various formatting inconsistencies</w:t>
            </w:r>
          </w:p>
          <w:p w14:paraId="242113EE" w14:textId="5784ECD2" w:rsidR="00251FC3" w:rsidRDefault="00251FC3" w:rsidP="00CE0EB0">
            <w:pPr>
              <w:spacing w:after="0" w:line="240" w:lineRule="auto"/>
              <w:contextualSpacing/>
              <w:rPr>
                <w:rFonts w:ascii="Arial" w:hAnsi="Arial" w:cs="Arial"/>
                <w:sz w:val="20"/>
                <w:szCs w:val="20"/>
              </w:rPr>
            </w:pPr>
          </w:p>
          <w:p w14:paraId="15751951" w14:textId="5CDF1C1B" w:rsidR="00DA46C8" w:rsidRDefault="00DA46C8" w:rsidP="00CE0EB0">
            <w:pPr>
              <w:spacing w:after="0" w:line="240" w:lineRule="auto"/>
              <w:contextualSpacing/>
              <w:rPr>
                <w:rFonts w:ascii="Arial" w:hAnsi="Arial" w:cs="Arial"/>
                <w:sz w:val="20"/>
                <w:szCs w:val="20"/>
              </w:rPr>
            </w:pPr>
          </w:p>
        </w:tc>
      </w:tr>
      <w:tr w:rsidR="003E324C" w14:paraId="363C3920" w14:textId="77777777" w:rsidTr="007273C4">
        <w:trPr>
          <w:trHeight w:val="1322"/>
        </w:trPr>
        <w:tc>
          <w:tcPr>
            <w:tcW w:w="1451" w:type="dxa"/>
            <w:tcBorders>
              <w:top w:val="single" w:sz="4" w:space="0" w:color="auto"/>
              <w:left w:val="single" w:sz="4" w:space="0" w:color="auto"/>
              <w:bottom w:val="single" w:sz="4" w:space="0" w:color="auto"/>
              <w:right w:val="single" w:sz="4" w:space="0" w:color="auto"/>
            </w:tcBorders>
            <w:vAlign w:val="center"/>
          </w:tcPr>
          <w:p w14:paraId="71F45321" w14:textId="20E1FEB9" w:rsidR="003E324C" w:rsidRDefault="003E324C" w:rsidP="00CE0EB0">
            <w:pPr>
              <w:spacing w:after="0" w:line="240" w:lineRule="auto"/>
              <w:contextualSpacing/>
              <w:rPr>
                <w:rFonts w:ascii="Arial" w:hAnsi="Arial" w:cs="Arial"/>
                <w:sz w:val="20"/>
                <w:szCs w:val="20"/>
              </w:rPr>
            </w:pPr>
            <w:r>
              <w:rPr>
                <w:rFonts w:ascii="Arial" w:hAnsi="Arial" w:cs="Arial"/>
                <w:sz w:val="20"/>
                <w:szCs w:val="20"/>
              </w:rPr>
              <w:t>35</w:t>
            </w:r>
          </w:p>
        </w:tc>
        <w:tc>
          <w:tcPr>
            <w:tcW w:w="1339" w:type="dxa"/>
            <w:tcBorders>
              <w:top w:val="single" w:sz="4" w:space="0" w:color="auto"/>
              <w:left w:val="single" w:sz="4" w:space="0" w:color="auto"/>
              <w:bottom w:val="single" w:sz="4" w:space="0" w:color="auto"/>
              <w:right w:val="single" w:sz="4" w:space="0" w:color="auto"/>
            </w:tcBorders>
            <w:vAlign w:val="center"/>
          </w:tcPr>
          <w:p w14:paraId="4525FAC5" w14:textId="4FF0B571" w:rsidR="003E324C" w:rsidRDefault="003E324C" w:rsidP="00CE0EB0">
            <w:pPr>
              <w:spacing w:after="0" w:line="240" w:lineRule="auto"/>
              <w:contextualSpacing/>
              <w:rPr>
                <w:rFonts w:ascii="Arial" w:hAnsi="Arial" w:cs="Arial"/>
                <w:sz w:val="20"/>
                <w:szCs w:val="20"/>
              </w:rPr>
            </w:pPr>
            <w:r>
              <w:rPr>
                <w:rFonts w:ascii="Arial" w:hAnsi="Arial" w:cs="Arial"/>
                <w:sz w:val="20"/>
                <w:szCs w:val="20"/>
              </w:rPr>
              <w:t>2/19/2026</w:t>
            </w:r>
          </w:p>
        </w:tc>
        <w:tc>
          <w:tcPr>
            <w:tcW w:w="1710" w:type="dxa"/>
            <w:tcBorders>
              <w:top w:val="single" w:sz="4" w:space="0" w:color="auto"/>
              <w:left w:val="single" w:sz="4" w:space="0" w:color="auto"/>
              <w:bottom w:val="single" w:sz="4" w:space="0" w:color="auto"/>
              <w:right w:val="single" w:sz="4" w:space="0" w:color="auto"/>
            </w:tcBorders>
            <w:vAlign w:val="center"/>
          </w:tcPr>
          <w:p w14:paraId="5D12330D" w14:textId="2D830489" w:rsidR="003E324C" w:rsidRDefault="003E324C" w:rsidP="00CE0EB0">
            <w:pPr>
              <w:spacing w:after="0" w:line="240" w:lineRule="auto"/>
              <w:contextualSpacing/>
              <w:rPr>
                <w:rFonts w:ascii="Arial" w:hAnsi="Arial" w:cs="Arial"/>
                <w:sz w:val="20"/>
                <w:szCs w:val="20"/>
              </w:rPr>
            </w:pPr>
            <w:r>
              <w:rPr>
                <w:rFonts w:ascii="Arial" w:hAnsi="Arial" w:cs="Arial"/>
                <w:sz w:val="20"/>
                <w:szCs w:val="20"/>
              </w:rPr>
              <w:t>Caleb Dather</w:t>
            </w:r>
          </w:p>
        </w:tc>
        <w:tc>
          <w:tcPr>
            <w:tcW w:w="6570" w:type="dxa"/>
            <w:tcBorders>
              <w:top w:val="single" w:sz="4" w:space="0" w:color="auto"/>
              <w:left w:val="single" w:sz="4" w:space="0" w:color="auto"/>
              <w:bottom w:val="single" w:sz="4" w:space="0" w:color="auto"/>
              <w:right w:val="single" w:sz="4" w:space="0" w:color="auto"/>
            </w:tcBorders>
            <w:vAlign w:val="center"/>
          </w:tcPr>
          <w:p w14:paraId="1E3D719C" w14:textId="3F9D0C60" w:rsidR="003E324C" w:rsidRPr="003E324C" w:rsidRDefault="003E324C" w:rsidP="00251FC3">
            <w:pPr>
              <w:spacing w:after="0" w:line="240" w:lineRule="auto"/>
              <w:contextualSpacing/>
              <w:rPr>
                <w:rFonts w:ascii="Arial" w:hAnsi="Arial" w:cs="Arial"/>
                <w:sz w:val="20"/>
                <w:szCs w:val="20"/>
              </w:rPr>
            </w:pPr>
            <w:r>
              <w:rPr>
                <w:rFonts w:ascii="Arial" w:hAnsi="Arial" w:cs="Arial"/>
                <w:sz w:val="20"/>
                <w:szCs w:val="20"/>
              </w:rPr>
              <w:t>Updated description for Hourly Load. In addition to adding the Balancing Area Name column, a Forecast Area Type column was also added to specify between conforming load (CF) and non-conforming load (NC) amounts.</w:t>
            </w:r>
          </w:p>
        </w:tc>
      </w:tr>
    </w:tbl>
    <w:p w14:paraId="32A640B1" w14:textId="77777777" w:rsidR="003C0872" w:rsidRDefault="003C0872" w:rsidP="00CE0EB0">
      <w:pPr>
        <w:spacing w:line="240" w:lineRule="auto"/>
        <w:contextualSpacing/>
        <w:rPr>
          <w:rFonts w:ascii="Verdana" w:hAnsi="Verdana" w:cs="Arial"/>
          <w:b/>
          <w:color w:val="FFFFFF"/>
        </w:rPr>
        <w:sectPr w:rsidR="003C0872" w:rsidSect="00A32FB5">
          <w:footerReference w:type="even" r:id="rId10"/>
          <w:footerReference w:type="default" r:id="rId11"/>
          <w:footerReference w:type="first" r:id="rId12"/>
          <w:pgSz w:w="12240" w:h="15840" w:code="1"/>
          <w:pgMar w:top="720" w:right="720" w:bottom="720" w:left="720" w:header="720" w:footer="720" w:gutter="0"/>
          <w:cols w:space="720"/>
          <w:docGrid w:linePitch="360"/>
        </w:sectPr>
      </w:pPr>
    </w:p>
    <w:p w14:paraId="2F0CA490" w14:textId="77777777" w:rsidR="00AD3810" w:rsidRDefault="004A39A3" w:rsidP="00CE0EB0">
      <w:pPr>
        <w:pStyle w:val="Heading1"/>
        <w:spacing w:before="0" w:line="240" w:lineRule="auto"/>
        <w:contextualSpacing/>
      </w:pPr>
      <w:bookmarkStart w:id="1" w:name="_Toc220601616"/>
      <w:r w:rsidRPr="004A39A3">
        <w:lastRenderedPageBreak/>
        <w:t>Data Locations</w:t>
      </w:r>
      <w:r>
        <w:t xml:space="preserve"> Summary</w:t>
      </w:r>
      <w:bookmarkEnd w:id="1"/>
    </w:p>
    <w:p w14:paraId="7F582EC4" w14:textId="362784B0" w:rsidR="00920816" w:rsidRDefault="004A39A3" w:rsidP="00CE0EB0">
      <w:pPr>
        <w:spacing w:after="0" w:line="240" w:lineRule="auto"/>
        <w:contextualSpacing/>
      </w:pPr>
      <w:r>
        <w:t xml:space="preserve">The following is a list of Markets Public Data and their locations on the </w:t>
      </w:r>
      <w:r w:rsidR="00542E85">
        <w:t>SPP Portal</w:t>
      </w:r>
      <w:r w:rsidR="006424DB">
        <w:t xml:space="preserve"> and the FTP:</w:t>
      </w:r>
    </w:p>
    <w:p w14:paraId="320F44B1" w14:textId="458D3468" w:rsidR="00565476" w:rsidRDefault="00565476" w:rsidP="00CE0EB0">
      <w:pPr>
        <w:spacing w:after="0" w:line="240" w:lineRule="auto"/>
        <w:contextualSpacing/>
      </w:pPr>
      <w:r w:rsidRPr="00962EB4">
        <w:rPr>
          <w:b/>
        </w:rPr>
        <w:t>NOTE</w:t>
      </w:r>
      <w:r w:rsidRPr="00962EB4">
        <w:t xml:space="preserve">: Public Data files will be </w:t>
      </w:r>
      <w:r w:rsidRPr="00962EB4">
        <w:rPr>
          <w:b/>
          <w:i/>
        </w:rPr>
        <w:t>zipped</w:t>
      </w:r>
      <w:r w:rsidRPr="00962EB4">
        <w:t xml:space="preserve"> </w:t>
      </w:r>
      <w:r w:rsidR="00D264B4" w:rsidRPr="00962EB4">
        <w:t xml:space="preserve">(.zip) </w:t>
      </w:r>
      <w:r w:rsidRPr="00962EB4">
        <w:t>after 2 years.</w:t>
      </w:r>
      <w:r w:rsidR="00D264B4">
        <w:t xml:space="preserve"> </w:t>
      </w:r>
    </w:p>
    <w:p w14:paraId="27F704BA" w14:textId="77777777" w:rsidR="00920816" w:rsidRDefault="00920816" w:rsidP="00CE0EB0">
      <w:pPr>
        <w:spacing w:after="0" w:line="240" w:lineRule="auto"/>
        <w:contextualSpacing/>
      </w:pPr>
    </w:p>
    <w:tbl>
      <w:tblPr>
        <w:tblStyle w:val="LightGrid-Accent1"/>
        <w:tblW w:w="12150" w:type="dxa"/>
        <w:tblInd w:w="-550" w:type="dxa"/>
        <w:tblLayout w:type="fixed"/>
        <w:tblLook w:val="04A0" w:firstRow="1" w:lastRow="0" w:firstColumn="1" w:lastColumn="0" w:noHBand="0" w:noVBand="1"/>
      </w:tblPr>
      <w:tblGrid>
        <w:gridCol w:w="1648"/>
        <w:gridCol w:w="4742"/>
        <w:gridCol w:w="5760"/>
      </w:tblGrid>
      <w:tr w:rsidR="000100BB" w:rsidRPr="0096317F" w14:paraId="46A834E0" w14:textId="77777777" w:rsidTr="00D70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0ECAF845" w14:textId="77777777" w:rsidR="004A39A3" w:rsidRPr="00073EFD" w:rsidRDefault="004A39A3" w:rsidP="00CE0EB0">
            <w:pPr>
              <w:contextualSpacing/>
              <w:rPr>
                <w:sz w:val="16"/>
                <w:szCs w:val="16"/>
              </w:rPr>
            </w:pPr>
            <w:r w:rsidRPr="00073EFD">
              <w:rPr>
                <w:sz w:val="16"/>
                <w:szCs w:val="16"/>
              </w:rPr>
              <w:t>Data</w:t>
            </w:r>
          </w:p>
        </w:tc>
        <w:tc>
          <w:tcPr>
            <w:tcW w:w="4742" w:type="dxa"/>
          </w:tcPr>
          <w:p w14:paraId="1BA32ADD" w14:textId="305588BF" w:rsidR="004A39A3" w:rsidRPr="00073EFD" w:rsidRDefault="00542E85" w:rsidP="00CE0EB0">
            <w:pPr>
              <w:contextualSpacing/>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SPP Portal</w:t>
            </w:r>
          </w:p>
        </w:tc>
        <w:tc>
          <w:tcPr>
            <w:tcW w:w="5760" w:type="dxa"/>
          </w:tcPr>
          <w:p w14:paraId="5DB011D0" w14:textId="77777777" w:rsidR="004A39A3" w:rsidRPr="00073EFD" w:rsidRDefault="004A39A3" w:rsidP="00CE0EB0">
            <w:pPr>
              <w:contextualSpacing/>
              <w:cnfStyle w:val="100000000000" w:firstRow="1" w:lastRow="0" w:firstColumn="0" w:lastColumn="0" w:oddVBand="0" w:evenVBand="0" w:oddHBand="0" w:evenHBand="0" w:firstRowFirstColumn="0" w:firstRowLastColumn="0" w:lastRowFirstColumn="0" w:lastRowLastColumn="0"/>
              <w:rPr>
                <w:sz w:val="16"/>
                <w:szCs w:val="16"/>
              </w:rPr>
            </w:pPr>
            <w:r w:rsidRPr="00073EFD">
              <w:rPr>
                <w:sz w:val="16"/>
                <w:szCs w:val="16"/>
              </w:rPr>
              <w:t>FTP</w:t>
            </w:r>
          </w:p>
        </w:tc>
      </w:tr>
      <w:tr w:rsidR="000100BB" w:rsidRPr="0096317F" w14:paraId="157AC4F0"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E0146D3" w14:textId="77777777" w:rsidR="004A39A3" w:rsidRPr="00073EFD" w:rsidRDefault="004A39A3" w:rsidP="00CE0EB0">
            <w:pPr>
              <w:contextualSpacing/>
              <w:rPr>
                <w:rFonts w:asciiTheme="minorHAnsi" w:eastAsiaTheme="minorHAnsi" w:hAnsiTheme="minorHAnsi" w:cstheme="minorBidi"/>
                <w:b w:val="0"/>
                <w:bCs w:val="0"/>
                <w:sz w:val="16"/>
                <w:szCs w:val="16"/>
              </w:rPr>
            </w:pPr>
            <w:r w:rsidRPr="00073EFD">
              <w:rPr>
                <w:rFonts w:asciiTheme="minorHAnsi" w:eastAsiaTheme="minorHAnsi" w:hAnsiTheme="minorHAnsi" w:cstheme="minorBidi"/>
                <w:b w:val="0"/>
                <w:bCs w:val="0"/>
                <w:sz w:val="16"/>
                <w:szCs w:val="16"/>
              </w:rPr>
              <w:t>RTBM</w:t>
            </w:r>
            <w:r w:rsidR="0096317F" w:rsidRPr="00073EFD">
              <w:rPr>
                <w:rFonts w:asciiTheme="minorHAnsi" w:eastAsiaTheme="minorHAnsi" w:hAnsiTheme="minorHAnsi" w:cstheme="minorBidi"/>
                <w:b w:val="0"/>
                <w:bCs w:val="0"/>
                <w:sz w:val="16"/>
                <w:szCs w:val="16"/>
              </w:rPr>
              <w:t xml:space="preserve"> LMP by Settlement Location</w:t>
            </w:r>
          </w:p>
        </w:tc>
        <w:tc>
          <w:tcPr>
            <w:tcW w:w="4742" w:type="dxa"/>
          </w:tcPr>
          <w:p w14:paraId="5206D123" w14:textId="1EAE4134" w:rsidR="00EF3E54" w:rsidRPr="00073EFD" w:rsidRDefault="00EF3E54"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13" w:history="1">
              <w:r w:rsidR="00412174">
                <w:rPr>
                  <w:rStyle w:val="Hyperlink"/>
                  <w:sz w:val="16"/>
                  <w:szCs w:val="16"/>
                </w:rPr>
                <w:t>https://</w:t>
              </w:r>
              <w:r w:rsidR="001F025A">
                <w:rPr>
                  <w:rStyle w:val="Hyperlink"/>
                  <w:sz w:val="16"/>
                  <w:szCs w:val="16"/>
                </w:rPr>
                <w:t>portal.spp.org</w:t>
              </w:r>
              <w:r w:rsidR="00412174">
                <w:rPr>
                  <w:rStyle w:val="Hyperlink"/>
                  <w:sz w:val="16"/>
                  <w:szCs w:val="16"/>
                </w:rPr>
                <w:t>/pages/rtbm-lmp-by-location</w:t>
              </w:r>
            </w:hyperlink>
            <w:r w:rsidR="0096317F" w:rsidRPr="00073EFD">
              <w:rPr>
                <w:sz w:val="16"/>
                <w:szCs w:val="16"/>
              </w:rPr>
              <w:t xml:space="preserve"> </w:t>
            </w:r>
          </w:p>
          <w:p w14:paraId="6A92064D" w14:textId="77777777" w:rsidR="0038419E" w:rsidRDefault="0038419E"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7F08A8F6" w14:textId="7F3F8C49" w:rsidR="004B7658" w:rsidRDefault="004B7658" w:rsidP="00CE0EB0">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Pr>
                <w:sz w:val="16"/>
                <w:szCs w:val="16"/>
              </w:rPr>
              <w:t xml:space="preserve">MTE: </w:t>
            </w:r>
            <w:hyperlink r:id="rId14" w:history="1">
              <w:r w:rsidR="00FD6E35">
                <w:rPr>
                  <w:rStyle w:val="Hyperlink"/>
                  <w:sz w:val="16"/>
                  <w:szCs w:val="16"/>
                </w:rPr>
                <w:t>https://portal-mte.itespp.org/pages/rtbm-lmp-by-location</w:t>
              </w:r>
            </w:hyperlink>
          </w:p>
          <w:p w14:paraId="0A46E247" w14:textId="77777777" w:rsidR="004B7658" w:rsidRPr="00073EFD" w:rsidRDefault="004B765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tc>
        <w:tc>
          <w:tcPr>
            <w:tcW w:w="5760" w:type="dxa"/>
          </w:tcPr>
          <w:p w14:paraId="5C63697A" w14:textId="00B88F24" w:rsidR="00EF3E54" w:rsidRPr="00073EFD" w:rsidRDefault="00073EFD"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w:t>
            </w:r>
            <w:hyperlink r:id="rId15" w:history="1">
              <w:r w:rsidRPr="00073EFD">
                <w:rPr>
                  <w:rStyle w:val="Hyperlink"/>
                  <w:sz w:val="16"/>
                  <w:szCs w:val="16"/>
                </w:rPr>
                <w:t>ftp://pubftp.spp.org/Markets/RTBM/LMP_By_SETTLEMENT_LOC/</w:t>
              </w:r>
            </w:hyperlink>
            <w:r w:rsidR="000100BB" w:rsidRPr="00073EFD">
              <w:rPr>
                <w:sz w:val="16"/>
                <w:szCs w:val="16"/>
              </w:rPr>
              <w:t xml:space="preserve"> </w:t>
            </w:r>
          </w:p>
          <w:p w14:paraId="6CD24330" w14:textId="77777777" w:rsidR="0038419E" w:rsidRDefault="0038419E"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5968686B" w14:textId="5C648B73" w:rsidR="004B7658" w:rsidRPr="00073EFD" w:rsidRDefault="004B765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16" w:history="1">
              <w:r w:rsidRPr="008806CA">
                <w:rPr>
                  <w:rStyle w:val="Hyperlink"/>
                  <w:sz w:val="16"/>
                  <w:szCs w:val="16"/>
                </w:rPr>
                <w:t>ftp://pubftp-mte.itespp.org/Markets/RTBM/LMP_By_SETTLEMENT_LOC/</w:t>
              </w:r>
            </w:hyperlink>
          </w:p>
        </w:tc>
      </w:tr>
      <w:tr w:rsidR="00802803" w:rsidRPr="0096317F" w14:paraId="74EC6353"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206B41F2" w14:textId="77777777" w:rsidR="00802803" w:rsidRDefault="00802803" w:rsidP="00CE0EB0">
            <w:pPr>
              <w:contextualSpacing/>
              <w:rPr>
                <w:rFonts w:asciiTheme="minorHAnsi" w:eastAsiaTheme="minorHAnsi" w:hAnsiTheme="minorHAnsi" w:cstheme="minorBidi"/>
                <w:b w:val="0"/>
                <w:bCs w:val="0"/>
                <w:sz w:val="16"/>
                <w:szCs w:val="16"/>
              </w:rPr>
            </w:pPr>
            <w:r w:rsidRPr="00073EFD">
              <w:rPr>
                <w:rFonts w:asciiTheme="minorHAnsi" w:eastAsiaTheme="minorHAnsi" w:hAnsiTheme="minorHAnsi" w:cstheme="minorBidi"/>
                <w:b w:val="0"/>
                <w:bCs w:val="0"/>
                <w:sz w:val="16"/>
                <w:szCs w:val="16"/>
              </w:rPr>
              <w:t>RTBM LMP by Bus</w:t>
            </w:r>
          </w:p>
          <w:p w14:paraId="4DCDA89F" w14:textId="77777777" w:rsidR="00802803" w:rsidRDefault="00802803" w:rsidP="00CE0EB0">
            <w:pPr>
              <w:contextualSpacing/>
              <w:rPr>
                <w:rFonts w:asciiTheme="minorHAnsi" w:eastAsiaTheme="minorHAnsi" w:hAnsiTheme="minorHAnsi" w:cstheme="minorBidi"/>
                <w:b w:val="0"/>
                <w:bCs w:val="0"/>
                <w:sz w:val="16"/>
                <w:szCs w:val="16"/>
              </w:rPr>
            </w:pPr>
          </w:p>
          <w:p w14:paraId="65CAAF14" w14:textId="77777777" w:rsidR="00802803" w:rsidRPr="00073EFD" w:rsidRDefault="00802803" w:rsidP="00CE0EB0">
            <w:pPr>
              <w:contextualSpacing/>
              <w:rPr>
                <w:rFonts w:asciiTheme="minorHAnsi" w:eastAsiaTheme="minorHAnsi" w:hAnsiTheme="minorHAnsi" w:cstheme="minorBidi"/>
                <w:b w:val="0"/>
                <w:bCs w:val="0"/>
                <w:sz w:val="16"/>
                <w:szCs w:val="16"/>
              </w:rPr>
            </w:pPr>
          </w:p>
        </w:tc>
        <w:tc>
          <w:tcPr>
            <w:tcW w:w="4742" w:type="dxa"/>
          </w:tcPr>
          <w:p w14:paraId="2BAB91DF" w14:textId="3327D14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rStyle w:val="Hyperlink"/>
                <w:color w:val="auto"/>
                <w:sz w:val="16"/>
                <w:szCs w:val="16"/>
                <w:u w:val="none"/>
              </w:rPr>
            </w:pPr>
            <w:r w:rsidRPr="00073EFD">
              <w:rPr>
                <w:sz w:val="16"/>
                <w:szCs w:val="16"/>
              </w:rPr>
              <w:t xml:space="preserve">PRD: </w:t>
            </w:r>
            <w:hyperlink r:id="rId17" w:history="1">
              <w:r w:rsidRPr="00073EFD">
                <w:rPr>
                  <w:rStyle w:val="Hyperlink"/>
                  <w:sz w:val="16"/>
                  <w:szCs w:val="16"/>
                </w:rPr>
                <w:t>https://</w:t>
              </w:r>
              <w:r w:rsidR="001F025A">
                <w:rPr>
                  <w:rStyle w:val="Hyperlink"/>
                  <w:sz w:val="16"/>
                  <w:szCs w:val="16"/>
                </w:rPr>
                <w:t>portal.spp.org</w:t>
              </w:r>
              <w:r w:rsidRPr="00073EFD">
                <w:rPr>
                  <w:rStyle w:val="Hyperlink"/>
                  <w:sz w:val="16"/>
                  <w:szCs w:val="16"/>
                </w:rPr>
                <w:t>/web/guest/lmp-by-bus</w:t>
              </w:r>
            </w:hyperlink>
          </w:p>
          <w:p w14:paraId="7007D84C"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7801D5F7" w14:textId="5814343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18" w:history="1">
              <w:r w:rsidR="006A2953">
                <w:rPr>
                  <w:rStyle w:val="Hyperlink"/>
                  <w:sz w:val="16"/>
                  <w:szCs w:val="16"/>
                </w:rPr>
                <w:t>https://portal-mte.itespp.org/pages/rtbm-lmp-by-bus</w:t>
              </w:r>
            </w:hyperlink>
          </w:p>
          <w:p w14:paraId="797A5665"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color w:val="0000FF" w:themeColor="hyperlink"/>
                <w:sz w:val="16"/>
                <w:szCs w:val="16"/>
                <w:u w:val="single"/>
              </w:rPr>
            </w:pPr>
          </w:p>
        </w:tc>
        <w:tc>
          <w:tcPr>
            <w:tcW w:w="5760" w:type="dxa"/>
          </w:tcPr>
          <w:p w14:paraId="65514FA9"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19" w:history="1">
              <w:r w:rsidRPr="00073EFD">
                <w:rPr>
                  <w:rStyle w:val="Hyperlink"/>
                  <w:sz w:val="16"/>
                  <w:szCs w:val="16"/>
                </w:rPr>
                <w:t>ftp://pubftp.spp.org/Markets/RTBM/LMP_By_BUS/</w:t>
              </w:r>
            </w:hyperlink>
            <w:r w:rsidRPr="00073EFD">
              <w:rPr>
                <w:sz w:val="16"/>
                <w:szCs w:val="16"/>
              </w:rPr>
              <w:t xml:space="preserve"> </w:t>
            </w:r>
          </w:p>
          <w:p w14:paraId="7B69E0AE"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27DD6EB2"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M</w:t>
            </w:r>
            <w:r w:rsidRPr="00073EFD">
              <w:rPr>
                <w:sz w:val="16"/>
                <w:szCs w:val="16"/>
              </w:rPr>
              <w:t xml:space="preserve">TE: </w:t>
            </w:r>
            <w:hyperlink r:id="rId20" w:history="1">
              <w:r w:rsidRPr="008806CA">
                <w:rPr>
                  <w:rStyle w:val="Hyperlink"/>
                  <w:sz w:val="16"/>
                  <w:szCs w:val="16"/>
                </w:rPr>
                <w:t>ftp://pubftp-mte.itespp.org/Markets/RTBM/LMP_By_BUS/</w:t>
              </w:r>
            </w:hyperlink>
          </w:p>
        </w:tc>
      </w:tr>
      <w:tr w:rsidR="007D5095" w:rsidRPr="0096317F" w14:paraId="5E168723"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26CF3F4" w14:textId="65E54FEC" w:rsidR="007D5095" w:rsidRDefault="007D5095" w:rsidP="00CE0EB0">
            <w:pPr>
              <w:contextualSpacing/>
              <w:rPr>
                <w:rFonts w:asciiTheme="minorHAnsi" w:eastAsiaTheme="minorHAnsi" w:hAnsiTheme="minorHAnsi" w:cstheme="minorBidi"/>
                <w:b w:val="0"/>
                <w:bCs w:val="0"/>
                <w:sz w:val="16"/>
                <w:szCs w:val="16"/>
              </w:rPr>
            </w:pPr>
            <w:r>
              <w:rPr>
                <w:rFonts w:asciiTheme="minorHAnsi" w:eastAsiaTheme="minorHAnsi" w:hAnsiTheme="minorHAnsi" w:cstheme="minorBidi"/>
                <w:b w:val="0"/>
                <w:bCs w:val="0"/>
                <w:sz w:val="16"/>
                <w:szCs w:val="16"/>
              </w:rPr>
              <w:t>RTBM Market Clearing</w:t>
            </w:r>
          </w:p>
          <w:p w14:paraId="57A774A1" w14:textId="49A8BA2C" w:rsidR="007D5095" w:rsidRPr="00073EFD" w:rsidRDefault="007D5095" w:rsidP="00CE0EB0">
            <w:pPr>
              <w:contextualSpacing/>
              <w:rPr>
                <w:b w:val="0"/>
                <w:bCs w:val="0"/>
                <w:sz w:val="16"/>
                <w:szCs w:val="16"/>
              </w:rPr>
            </w:pPr>
          </w:p>
        </w:tc>
        <w:tc>
          <w:tcPr>
            <w:tcW w:w="4742" w:type="dxa"/>
          </w:tcPr>
          <w:p w14:paraId="7F438A37" w14:textId="0D63008F" w:rsidR="007D5095" w:rsidRPr="00073EFD" w:rsidRDefault="007D5095"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21" w:history="1">
              <w:r>
                <w:rPr>
                  <w:rStyle w:val="Hyperlink"/>
                  <w:sz w:val="16"/>
                  <w:szCs w:val="16"/>
                </w:rPr>
                <w:t>https://portal.spp.org/pages/rtbm-mc</w:t>
              </w:r>
            </w:hyperlink>
            <w:r w:rsidRPr="00073EFD">
              <w:rPr>
                <w:sz w:val="16"/>
                <w:szCs w:val="16"/>
              </w:rPr>
              <w:t xml:space="preserve"> </w:t>
            </w:r>
          </w:p>
          <w:p w14:paraId="5D1A57CA" w14:textId="77777777" w:rsidR="007D5095" w:rsidRDefault="007D5095"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56A6CB4E" w14:textId="281A5550" w:rsidR="007D5095" w:rsidRDefault="007D5095" w:rsidP="00CE0EB0">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22" w:history="1">
              <w:r>
                <w:rPr>
                  <w:rStyle w:val="Hyperlink"/>
                  <w:sz w:val="16"/>
                  <w:szCs w:val="16"/>
                </w:rPr>
                <w:t>https://portal-mte.itespp.org/pages/rtbm-mc</w:t>
              </w:r>
            </w:hyperlink>
          </w:p>
          <w:p w14:paraId="4E323987" w14:textId="77777777" w:rsidR="007D5095" w:rsidRPr="00073EFD" w:rsidRDefault="007D5095"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tc>
        <w:tc>
          <w:tcPr>
            <w:tcW w:w="5760" w:type="dxa"/>
          </w:tcPr>
          <w:p w14:paraId="6E02D3C2" w14:textId="49BF5C1B" w:rsidR="007D5095" w:rsidRPr="00073EFD" w:rsidRDefault="007D5095"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23" w:history="1">
              <w:r w:rsidRPr="008656E2">
                <w:rPr>
                  <w:rStyle w:val="Hyperlink"/>
                  <w:sz w:val="16"/>
                  <w:szCs w:val="16"/>
                </w:rPr>
                <w:t>ftp://pubftp.spp.org/Markets/RTBM/MC/</w:t>
              </w:r>
            </w:hyperlink>
            <w:r w:rsidRPr="00073EFD">
              <w:rPr>
                <w:sz w:val="16"/>
                <w:szCs w:val="16"/>
              </w:rPr>
              <w:t xml:space="preserve"> </w:t>
            </w:r>
          </w:p>
          <w:p w14:paraId="7D82B208" w14:textId="77777777" w:rsidR="007D5095" w:rsidRDefault="007D5095"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77D5BF3D" w14:textId="2C3798BD" w:rsidR="007D5095" w:rsidRPr="00073EFD" w:rsidRDefault="007D5095"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hyperlink r:id="rId24" w:history="1">
              <w:r w:rsidRPr="008656E2">
                <w:rPr>
                  <w:rStyle w:val="Hyperlink"/>
                  <w:sz w:val="16"/>
                  <w:szCs w:val="16"/>
                </w:rPr>
                <w:t>ftp://pubftp-mte.itespp.org/Markets/RTBM/MC/</w:t>
              </w:r>
            </w:hyperlink>
          </w:p>
        </w:tc>
      </w:tr>
      <w:tr w:rsidR="00802803" w:rsidRPr="0096317F" w14:paraId="0010D7F4"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6F391DB" w14:textId="77777777" w:rsidR="00802803" w:rsidRDefault="00802803" w:rsidP="00CE0EB0">
            <w:pPr>
              <w:contextualSpacing/>
              <w:rPr>
                <w:rFonts w:asciiTheme="minorHAnsi" w:eastAsiaTheme="minorHAnsi" w:hAnsiTheme="minorHAnsi" w:cstheme="minorBidi"/>
                <w:b w:val="0"/>
                <w:bCs w:val="0"/>
                <w:sz w:val="16"/>
                <w:szCs w:val="16"/>
              </w:rPr>
            </w:pPr>
            <w:r w:rsidRPr="00073EFD">
              <w:rPr>
                <w:rFonts w:asciiTheme="minorHAnsi" w:eastAsiaTheme="minorHAnsi" w:hAnsiTheme="minorHAnsi" w:cstheme="minorBidi"/>
                <w:b w:val="0"/>
                <w:bCs w:val="0"/>
                <w:sz w:val="16"/>
                <w:szCs w:val="16"/>
              </w:rPr>
              <w:t>RTBM MCP</w:t>
            </w:r>
          </w:p>
          <w:p w14:paraId="292F6510" w14:textId="77777777" w:rsidR="00802803" w:rsidRDefault="00802803" w:rsidP="00CE0EB0">
            <w:pPr>
              <w:contextualSpacing/>
              <w:rPr>
                <w:rFonts w:asciiTheme="minorHAnsi" w:eastAsiaTheme="minorHAnsi" w:hAnsiTheme="minorHAnsi" w:cstheme="minorBidi"/>
                <w:b w:val="0"/>
                <w:bCs w:val="0"/>
                <w:sz w:val="16"/>
                <w:szCs w:val="16"/>
              </w:rPr>
            </w:pPr>
          </w:p>
          <w:p w14:paraId="1A44DCE0" w14:textId="77777777" w:rsidR="00802803" w:rsidRDefault="00802803" w:rsidP="00CE0EB0">
            <w:pPr>
              <w:contextualSpacing/>
              <w:rPr>
                <w:rFonts w:asciiTheme="minorHAnsi" w:eastAsiaTheme="minorHAnsi" w:hAnsiTheme="minorHAnsi" w:cstheme="minorBidi"/>
                <w:b w:val="0"/>
                <w:bCs w:val="0"/>
                <w:sz w:val="16"/>
                <w:szCs w:val="16"/>
              </w:rPr>
            </w:pPr>
          </w:p>
          <w:p w14:paraId="5EDA2A7B" w14:textId="77777777" w:rsidR="00802803" w:rsidRPr="00073EFD" w:rsidRDefault="00802803" w:rsidP="00CE0EB0">
            <w:pPr>
              <w:contextualSpacing/>
              <w:rPr>
                <w:rFonts w:asciiTheme="minorHAnsi" w:eastAsiaTheme="minorHAnsi" w:hAnsiTheme="minorHAnsi" w:cstheme="minorBidi"/>
                <w:b w:val="0"/>
                <w:bCs w:val="0"/>
                <w:sz w:val="16"/>
                <w:szCs w:val="16"/>
              </w:rPr>
            </w:pPr>
          </w:p>
        </w:tc>
        <w:tc>
          <w:tcPr>
            <w:tcW w:w="4742" w:type="dxa"/>
          </w:tcPr>
          <w:p w14:paraId="729C97DB" w14:textId="46503C49"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25" w:history="1">
              <w:r w:rsidR="00835ABE">
                <w:rPr>
                  <w:rStyle w:val="Hyperlink"/>
                  <w:sz w:val="16"/>
                  <w:szCs w:val="16"/>
                </w:rPr>
                <w:t>https://</w:t>
              </w:r>
              <w:r w:rsidR="001F025A">
                <w:rPr>
                  <w:rStyle w:val="Hyperlink"/>
                  <w:sz w:val="16"/>
                  <w:szCs w:val="16"/>
                </w:rPr>
                <w:t>portal.spp.org</w:t>
              </w:r>
              <w:r w:rsidR="00835ABE">
                <w:rPr>
                  <w:rStyle w:val="Hyperlink"/>
                  <w:sz w:val="16"/>
                  <w:szCs w:val="16"/>
                </w:rPr>
                <w:t>/pages/rtbm-mcp</w:t>
              </w:r>
            </w:hyperlink>
            <w:r w:rsidRPr="00073EFD">
              <w:rPr>
                <w:sz w:val="16"/>
                <w:szCs w:val="16"/>
              </w:rPr>
              <w:t xml:space="preserve"> </w:t>
            </w:r>
          </w:p>
          <w:p w14:paraId="7C7AB154"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09F1DEA0" w14:textId="5984C606"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26" w:history="1">
              <w:r w:rsidR="006A2953">
                <w:rPr>
                  <w:rStyle w:val="Hyperlink"/>
                  <w:sz w:val="16"/>
                  <w:szCs w:val="16"/>
                </w:rPr>
                <w:t>https://portal-mte.itespp.org/pages/rtbm-mcp</w:t>
              </w:r>
            </w:hyperlink>
          </w:p>
          <w:p w14:paraId="1EF66463"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6D75EFA5"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27" w:history="1">
              <w:r w:rsidRPr="00073EFD">
                <w:rPr>
                  <w:rStyle w:val="Hyperlink"/>
                  <w:sz w:val="16"/>
                  <w:szCs w:val="16"/>
                </w:rPr>
                <w:t>ftp://pubftp.spp.org/Markets/RTBM/MCP/</w:t>
              </w:r>
            </w:hyperlink>
            <w:r w:rsidRPr="00073EFD">
              <w:rPr>
                <w:sz w:val="16"/>
                <w:szCs w:val="16"/>
              </w:rPr>
              <w:t xml:space="preserve"> </w:t>
            </w:r>
          </w:p>
          <w:p w14:paraId="60778A4B"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65015B1A"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M</w:t>
            </w:r>
            <w:r w:rsidRPr="00073EFD">
              <w:rPr>
                <w:sz w:val="16"/>
                <w:szCs w:val="16"/>
              </w:rPr>
              <w:t xml:space="preserve">TE: </w:t>
            </w:r>
            <w:hyperlink r:id="rId28" w:history="1">
              <w:r w:rsidRPr="008806CA">
                <w:rPr>
                  <w:rStyle w:val="Hyperlink"/>
                  <w:sz w:val="16"/>
                  <w:szCs w:val="16"/>
                </w:rPr>
                <w:t>ftp://pubftp-mte.itespp.org/Markets/RTBM/MCP/</w:t>
              </w:r>
            </w:hyperlink>
          </w:p>
        </w:tc>
      </w:tr>
      <w:tr w:rsidR="00802803" w:rsidRPr="0096317F" w14:paraId="3173762C"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57C6945" w14:textId="77777777" w:rsidR="00802803" w:rsidRDefault="00802803" w:rsidP="00CE0EB0">
            <w:pPr>
              <w:contextualSpacing/>
              <w:rPr>
                <w:rFonts w:asciiTheme="minorHAnsi" w:eastAsiaTheme="minorHAnsi" w:hAnsiTheme="minorHAnsi" w:cstheme="minorBidi"/>
                <w:b w:val="0"/>
                <w:bCs w:val="0"/>
                <w:sz w:val="16"/>
                <w:szCs w:val="16"/>
              </w:rPr>
            </w:pPr>
            <w:r w:rsidRPr="006424DB">
              <w:rPr>
                <w:rFonts w:asciiTheme="minorHAnsi" w:eastAsiaTheme="minorHAnsi" w:hAnsiTheme="minorHAnsi" w:cstheme="minorBidi"/>
                <w:b w:val="0"/>
                <w:bCs w:val="0"/>
                <w:sz w:val="16"/>
                <w:szCs w:val="16"/>
              </w:rPr>
              <w:t>RTBM OR</w:t>
            </w:r>
          </w:p>
          <w:p w14:paraId="00DF449A" w14:textId="77777777" w:rsidR="00802803" w:rsidRDefault="00802803" w:rsidP="00CE0EB0">
            <w:pPr>
              <w:contextualSpacing/>
              <w:rPr>
                <w:rFonts w:asciiTheme="minorHAnsi" w:eastAsiaTheme="minorHAnsi" w:hAnsiTheme="minorHAnsi" w:cstheme="minorBidi"/>
                <w:b w:val="0"/>
                <w:bCs w:val="0"/>
                <w:sz w:val="16"/>
                <w:szCs w:val="16"/>
              </w:rPr>
            </w:pPr>
          </w:p>
          <w:p w14:paraId="105774D5" w14:textId="77777777" w:rsidR="00802803" w:rsidRDefault="00802803" w:rsidP="00CE0EB0">
            <w:pPr>
              <w:contextualSpacing/>
              <w:rPr>
                <w:rFonts w:asciiTheme="minorHAnsi" w:eastAsiaTheme="minorHAnsi" w:hAnsiTheme="minorHAnsi" w:cstheme="minorBidi"/>
                <w:b w:val="0"/>
                <w:bCs w:val="0"/>
                <w:sz w:val="16"/>
                <w:szCs w:val="16"/>
              </w:rPr>
            </w:pPr>
          </w:p>
          <w:p w14:paraId="0629BB4B" w14:textId="77777777" w:rsidR="00802803" w:rsidRPr="00073EFD" w:rsidRDefault="00802803" w:rsidP="00CE0EB0">
            <w:pPr>
              <w:contextualSpacing/>
              <w:rPr>
                <w:rFonts w:asciiTheme="minorHAnsi" w:eastAsiaTheme="minorHAnsi" w:hAnsiTheme="minorHAnsi" w:cstheme="minorBidi"/>
                <w:b w:val="0"/>
                <w:bCs w:val="0"/>
                <w:sz w:val="16"/>
                <w:szCs w:val="16"/>
              </w:rPr>
            </w:pPr>
          </w:p>
        </w:tc>
        <w:tc>
          <w:tcPr>
            <w:tcW w:w="4742" w:type="dxa"/>
          </w:tcPr>
          <w:p w14:paraId="0A02D5CC" w14:textId="3C4EBA63"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29" w:history="1">
              <w:r w:rsidR="006424DB">
                <w:rPr>
                  <w:rStyle w:val="Hyperlink"/>
                  <w:sz w:val="16"/>
                  <w:szCs w:val="16"/>
                </w:rPr>
                <w:t>https://</w:t>
              </w:r>
              <w:r w:rsidR="001F025A">
                <w:rPr>
                  <w:rStyle w:val="Hyperlink"/>
                  <w:sz w:val="16"/>
                  <w:szCs w:val="16"/>
                </w:rPr>
                <w:t>portal.spp.org</w:t>
              </w:r>
              <w:r w:rsidR="006424DB">
                <w:rPr>
                  <w:rStyle w:val="Hyperlink"/>
                  <w:sz w:val="16"/>
                  <w:szCs w:val="16"/>
                </w:rPr>
                <w:t>/pages/operating-reserves</w:t>
              </w:r>
            </w:hyperlink>
            <w:r>
              <w:rPr>
                <w:sz w:val="16"/>
                <w:szCs w:val="16"/>
              </w:rPr>
              <w:t xml:space="preserve"> </w:t>
            </w:r>
            <w:r w:rsidRPr="00073EFD">
              <w:rPr>
                <w:sz w:val="16"/>
                <w:szCs w:val="16"/>
              </w:rPr>
              <w:t xml:space="preserve"> </w:t>
            </w:r>
          </w:p>
          <w:p w14:paraId="29D0AF04" w14:textId="77777777" w:rsidR="00802803"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45D6FB9D" w14:textId="7257F095" w:rsidR="00802803" w:rsidRDefault="00802803" w:rsidP="00CE0EB0">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30" w:history="1">
              <w:r w:rsidR="006A2953">
                <w:rPr>
                  <w:rStyle w:val="Hyperlink"/>
                  <w:sz w:val="16"/>
                  <w:szCs w:val="16"/>
                </w:rPr>
                <w:t>https://portal-mte.itespp.org/pages/operating-reserves</w:t>
              </w:r>
            </w:hyperlink>
            <w:r>
              <w:rPr>
                <w:sz w:val="16"/>
                <w:szCs w:val="16"/>
              </w:rPr>
              <w:t xml:space="preserve"> </w:t>
            </w:r>
          </w:p>
          <w:p w14:paraId="637F9F58" w14:textId="77777777"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tc>
        <w:tc>
          <w:tcPr>
            <w:tcW w:w="5760" w:type="dxa"/>
          </w:tcPr>
          <w:p w14:paraId="3210EB4E" w14:textId="77777777"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31" w:history="1">
              <w:r w:rsidRPr="00263A1E">
                <w:rPr>
                  <w:rStyle w:val="Hyperlink"/>
                  <w:sz w:val="16"/>
                  <w:szCs w:val="16"/>
                </w:rPr>
                <w:t>ftp://pubftp.spp.org/Markets/RTBM/OR/</w:t>
              </w:r>
            </w:hyperlink>
            <w:r w:rsidRPr="00073EFD">
              <w:rPr>
                <w:sz w:val="16"/>
                <w:szCs w:val="16"/>
              </w:rPr>
              <w:t xml:space="preserve"> </w:t>
            </w:r>
          </w:p>
          <w:p w14:paraId="4E1FDE3C" w14:textId="77777777" w:rsidR="00802803"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379D87E7" w14:textId="77777777"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hyperlink r:id="rId32" w:history="1">
              <w:r w:rsidRPr="008806CA">
                <w:rPr>
                  <w:rStyle w:val="Hyperlink"/>
                  <w:sz w:val="16"/>
                  <w:szCs w:val="16"/>
                </w:rPr>
                <w:t>ftp://pubftp-mte.itespp.org/Markets/RTBM/OR/</w:t>
              </w:r>
            </w:hyperlink>
          </w:p>
        </w:tc>
      </w:tr>
      <w:tr w:rsidR="00802803" w:rsidRPr="0096317F" w14:paraId="619FA986"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58933E0" w14:textId="77777777" w:rsidR="00802803" w:rsidRDefault="00802803" w:rsidP="00CE0EB0">
            <w:pPr>
              <w:contextualSpacing/>
              <w:rPr>
                <w:rFonts w:asciiTheme="minorHAnsi" w:eastAsiaTheme="minorHAnsi" w:hAnsiTheme="minorHAnsi" w:cstheme="minorBidi"/>
                <w:b w:val="0"/>
                <w:bCs w:val="0"/>
                <w:sz w:val="16"/>
                <w:szCs w:val="16"/>
              </w:rPr>
            </w:pPr>
            <w:r w:rsidRPr="00073EFD">
              <w:rPr>
                <w:rFonts w:asciiTheme="minorHAnsi" w:eastAsiaTheme="minorHAnsi" w:hAnsiTheme="minorHAnsi" w:cstheme="minorBidi"/>
                <w:b w:val="0"/>
                <w:bCs w:val="0"/>
                <w:sz w:val="16"/>
                <w:szCs w:val="16"/>
              </w:rPr>
              <w:t>RTBM Binding Constraints</w:t>
            </w:r>
          </w:p>
          <w:p w14:paraId="6B97F38F" w14:textId="77777777" w:rsidR="00802803" w:rsidRPr="00073EFD" w:rsidRDefault="00802803" w:rsidP="00CE0EB0">
            <w:pPr>
              <w:contextualSpacing/>
              <w:rPr>
                <w:rFonts w:asciiTheme="minorHAnsi" w:eastAsiaTheme="minorHAnsi" w:hAnsiTheme="minorHAnsi" w:cstheme="minorBidi"/>
                <w:b w:val="0"/>
                <w:bCs w:val="0"/>
                <w:sz w:val="16"/>
                <w:szCs w:val="16"/>
              </w:rPr>
            </w:pPr>
          </w:p>
        </w:tc>
        <w:tc>
          <w:tcPr>
            <w:tcW w:w="4742" w:type="dxa"/>
          </w:tcPr>
          <w:p w14:paraId="3F67B753" w14:textId="351001F1"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33" w:history="1">
              <w:r w:rsidR="006424DB">
                <w:rPr>
                  <w:rStyle w:val="Hyperlink"/>
                  <w:sz w:val="16"/>
                  <w:szCs w:val="16"/>
                </w:rPr>
                <w:t>https://</w:t>
              </w:r>
              <w:r w:rsidR="001F025A">
                <w:rPr>
                  <w:rStyle w:val="Hyperlink"/>
                  <w:sz w:val="16"/>
                  <w:szCs w:val="16"/>
                </w:rPr>
                <w:t>portal.spp.org</w:t>
              </w:r>
              <w:r w:rsidR="006424DB">
                <w:rPr>
                  <w:rStyle w:val="Hyperlink"/>
                  <w:sz w:val="16"/>
                  <w:szCs w:val="16"/>
                </w:rPr>
                <w:t>/pages/rtbm-binding-constraints</w:t>
              </w:r>
            </w:hyperlink>
          </w:p>
          <w:p w14:paraId="08F0C718"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18129254" w14:textId="079A47B4"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M</w:t>
            </w:r>
            <w:r w:rsidRPr="00073EFD">
              <w:rPr>
                <w:sz w:val="16"/>
                <w:szCs w:val="16"/>
              </w:rPr>
              <w:t xml:space="preserve">TE: </w:t>
            </w:r>
            <w:hyperlink r:id="rId34" w:history="1">
              <w:r w:rsidR="006A2953">
                <w:rPr>
                  <w:rStyle w:val="Hyperlink"/>
                  <w:sz w:val="16"/>
                  <w:szCs w:val="16"/>
                </w:rPr>
                <w:t>https://portal-mte.itespp.org/pages/rtbm-binding-constraints</w:t>
              </w:r>
            </w:hyperlink>
          </w:p>
          <w:p w14:paraId="1B84533F"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3E7A4A3D"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35" w:history="1">
              <w:r w:rsidRPr="00073EFD">
                <w:rPr>
                  <w:rStyle w:val="Hyperlink"/>
                  <w:sz w:val="16"/>
                  <w:szCs w:val="16"/>
                </w:rPr>
                <w:t>ftp://pubftp.spp.org/Markets/RTBM/BINDING_CONSTRAINTS/</w:t>
              </w:r>
            </w:hyperlink>
            <w:r w:rsidRPr="00073EFD">
              <w:rPr>
                <w:sz w:val="16"/>
                <w:szCs w:val="16"/>
              </w:rPr>
              <w:t xml:space="preserve"> </w:t>
            </w:r>
          </w:p>
          <w:p w14:paraId="747EE265"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42C02D89"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M</w:t>
            </w:r>
            <w:r w:rsidRPr="00073EFD">
              <w:rPr>
                <w:sz w:val="16"/>
                <w:szCs w:val="16"/>
              </w:rPr>
              <w:t xml:space="preserve">TE: </w:t>
            </w:r>
            <w:hyperlink r:id="rId36" w:history="1">
              <w:r w:rsidRPr="008806CA">
                <w:rPr>
                  <w:rStyle w:val="Hyperlink"/>
                  <w:sz w:val="16"/>
                  <w:szCs w:val="16"/>
                </w:rPr>
                <w:t>ftp://pubftp-mte.itespp.org/Markets/RTBM/BINDING_CONSTRAINTS/</w:t>
              </w:r>
            </w:hyperlink>
          </w:p>
        </w:tc>
      </w:tr>
      <w:tr w:rsidR="00C201F3" w:rsidRPr="0096317F" w14:paraId="0D7FE248"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0B332A84" w14:textId="7888AF4D" w:rsidR="00C201F3" w:rsidRPr="00C201F3" w:rsidRDefault="00C201F3" w:rsidP="00CE0EB0">
            <w:pPr>
              <w:contextualSpacing/>
              <w:rPr>
                <w:b w:val="0"/>
                <w:sz w:val="16"/>
                <w:szCs w:val="16"/>
              </w:rPr>
            </w:pPr>
          </w:p>
        </w:tc>
        <w:tc>
          <w:tcPr>
            <w:tcW w:w="4742" w:type="dxa"/>
          </w:tcPr>
          <w:p w14:paraId="44F2C85E" w14:textId="77777777" w:rsidR="00C201F3" w:rsidRPr="00073EFD" w:rsidRDefault="00C201F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tc>
        <w:tc>
          <w:tcPr>
            <w:tcW w:w="5760" w:type="dxa"/>
          </w:tcPr>
          <w:p w14:paraId="30FDA3C1" w14:textId="3D3A16C7" w:rsidR="00C201F3" w:rsidRPr="00073EFD" w:rsidRDefault="00C201F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tc>
      </w:tr>
      <w:tr w:rsidR="00802803" w:rsidRPr="0096317F" w14:paraId="37E04E98"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453761D4" w14:textId="77777777" w:rsidR="00802803" w:rsidRDefault="00802803" w:rsidP="00CE0EB0">
            <w:pPr>
              <w:contextualSpacing/>
              <w:rPr>
                <w:rFonts w:asciiTheme="minorHAnsi" w:eastAsiaTheme="minorHAnsi" w:hAnsiTheme="minorHAnsi" w:cstheme="minorBidi"/>
                <w:b w:val="0"/>
                <w:bCs w:val="0"/>
                <w:sz w:val="16"/>
                <w:szCs w:val="16"/>
              </w:rPr>
            </w:pPr>
            <w:r w:rsidRPr="00073EFD">
              <w:rPr>
                <w:rFonts w:asciiTheme="minorHAnsi" w:eastAsiaTheme="minorHAnsi" w:hAnsiTheme="minorHAnsi" w:cstheme="minorBidi"/>
                <w:b w:val="0"/>
                <w:bCs w:val="0"/>
                <w:sz w:val="16"/>
                <w:szCs w:val="16"/>
              </w:rPr>
              <w:t>DA LMP by Settlement Location</w:t>
            </w:r>
          </w:p>
          <w:p w14:paraId="78B0EE49" w14:textId="77777777" w:rsidR="00802803" w:rsidRPr="00073EFD" w:rsidRDefault="00802803" w:rsidP="00CE0EB0">
            <w:pPr>
              <w:contextualSpacing/>
              <w:rPr>
                <w:rFonts w:asciiTheme="minorHAnsi" w:eastAsiaTheme="minorHAnsi" w:hAnsiTheme="minorHAnsi" w:cstheme="minorBidi"/>
                <w:b w:val="0"/>
                <w:bCs w:val="0"/>
                <w:sz w:val="16"/>
                <w:szCs w:val="16"/>
              </w:rPr>
            </w:pPr>
          </w:p>
        </w:tc>
        <w:tc>
          <w:tcPr>
            <w:tcW w:w="4742" w:type="dxa"/>
          </w:tcPr>
          <w:p w14:paraId="36B2526B" w14:textId="34F682AF"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37" w:history="1">
              <w:r w:rsidR="006424DB">
                <w:rPr>
                  <w:rStyle w:val="Hyperlink"/>
                  <w:sz w:val="16"/>
                  <w:szCs w:val="16"/>
                </w:rPr>
                <w:t>https://</w:t>
              </w:r>
              <w:r w:rsidR="001F025A">
                <w:rPr>
                  <w:rStyle w:val="Hyperlink"/>
                  <w:sz w:val="16"/>
                  <w:szCs w:val="16"/>
                </w:rPr>
                <w:t>portal.spp.org</w:t>
              </w:r>
              <w:r w:rsidR="006424DB">
                <w:rPr>
                  <w:rStyle w:val="Hyperlink"/>
                  <w:sz w:val="16"/>
                  <w:szCs w:val="16"/>
                </w:rPr>
                <w:t>/pages/da-lmp-by-location</w:t>
              </w:r>
            </w:hyperlink>
            <w:r w:rsidRPr="00073EFD">
              <w:rPr>
                <w:sz w:val="16"/>
                <w:szCs w:val="16"/>
              </w:rPr>
              <w:t xml:space="preserve"> </w:t>
            </w:r>
          </w:p>
          <w:p w14:paraId="72109BEC"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023AB0C3" w14:textId="2DE8BBF1"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38" w:history="1">
              <w:r w:rsidR="006A2953">
                <w:rPr>
                  <w:rStyle w:val="Hyperlink"/>
                  <w:sz w:val="16"/>
                  <w:szCs w:val="16"/>
                </w:rPr>
                <w:t>https://portal-mte.itespp.org/pages/da-lmp-by-location</w:t>
              </w:r>
            </w:hyperlink>
          </w:p>
          <w:p w14:paraId="209BDE6A"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16B05D7B"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39" w:history="1">
              <w:r w:rsidRPr="00073EFD">
                <w:rPr>
                  <w:rStyle w:val="Hyperlink"/>
                  <w:sz w:val="16"/>
                  <w:szCs w:val="16"/>
                </w:rPr>
                <w:t>ftp://pubftp.spp.org/Markets/DA/LMP_By_SETTLEMENT_LOC/</w:t>
              </w:r>
            </w:hyperlink>
            <w:r w:rsidRPr="00073EFD">
              <w:rPr>
                <w:sz w:val="16"/>
                <w:szCs w:val="16"/>
              </w:rPr>
              <w:t xml:space="preserve"> </w:t>
            </w:r>
          </w:p>
          <w:p w14:paraId="06FF016B"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7FE60F27"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M</w:t>
            </w:r>
            <w:r w:rsidRPr="00073EFD">
              <w:rPr>
                <w:sz w:val="16"/>
                <w:szCs w:val="16"/>
              </w:rPr>
              <w:t xml:space="preserve">TE: </w:t>
            </w:r>
            <w:hyperlink r:id="rId40" w:history="1">
              <w:r w:rsidRPr="002B60D5">
                <w:rPr>
                  <w:rStyle w:val="Hyperlink"/>
                  <w:sz w:val="16"/>
                  <w:szCs w:val="16"/>
                </w:rPr>
                <w:t>ftp://pubftp-mte.itespp.org/Markets/DA/LMP_By_SETTLEMENT_LOC/</w:t>
              </w:r>
            </w:hyperlink>
          </w:p>
        </w:tc>
      </w:tr>
      <w:tr w:rsidR="00802803" w:rsidRPr="0096317F" w14:paraId="60C03FF0"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333E7C6" w14:textId="77777777" w:rsidR="00802803" w:rsidRDefault="00802803" w:rsidP="00CE0EB0">
            <w:pPr>
              <w:contextualSpacing/>
              <w:rPr>
                <w:rFonts w:asciiTheme="minorHAnsi" w:eastAsiaTheme="minorHAnsi" w:hAnsiTheme="minorHAnsi" w:cstheme="minorBidi"/>
                <w:b w:val="0"/>
                <w:bCs w:val="0"/>
                <w:sz w:val="16"/>
                <w:szCs w:val="16"/>
              </w:rPr>
            </w:pPr>
            <w:r w:rsidRPr="00073EFD">
              <w:rPr>
                <w:rFonts w:asciiTheme="minorHAnsi" w:eastAsiaTheme="minorHAnsi" w:hAnsiTheme="minorHAnsi" w:cstheme="minorBidi"/>
                <w:b w:val="0"/>
                <w:bCs w:val="0"/>
                <w:sz w:val="16"/>
                <w:szCs w:val="16"/>
              </w:rPr>
              <w:t>DA LMP by BUS</w:t>
            </w:r>
          </w:p>
          <w:p w14:paraId="694F6680" w14:textId="77777777" w:rsidR="00802803" w:rsidRDefault="00802803" w:rsidP="00CE0EB0">
            <w:pPr>
              <w:contextualSpacing/>
              <w:rPr>
                <w:rFonts w:asciiTheme="minorHAnsi" w:eastAsiaTheme="minorHAnsi" w:hAnsiTheme="minorHAnsi" w:cstheme="minorBidi"/>
                <w:b w:val="0"/>
                <w:bCs w:val="0"/>
                <w:sz w:val="16"/>
                <w:szCs w:val="16"/>
              </w:rPr>
            </w:pPr>
          </w:p>
          <w:p w14:paraId="261C38F5" w14:textId="77777777" w:rsidR="00802803" w:rsidRPr="00073EFD" w:rsidRDefault="00802803" w:rsidP="00CE0EB0">
            <w:pPr>
              <w:contextualSpacing/>
              <w:rPr>
                <w:rFonts w:asciiTheme="minorHAnsi" w:eastAsiaTheme="minorHAnsi" w:hAnsiTheme="minorHAnsi" w:cstheme="minorBidi"/>
                <w:b w:val="0"/>
                <w:bCs w:val="0"/>
                <w:sz w:val="16"/>
                <w:szCs w:val="16"/>
              </w:rPr>
            </w:pPr>
          </w:p>
        </w:tc>
        <w:tc>
          <w:tcPr>
            <w:tcW w:w="4742" w:type="dxa"/>
          </w:tcPr>
          <w:p w14:paraId="23C1DD88" w14:textId="074B3F22"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41" w:history="1">
              <w:r w:rsidR="006424DB">
                <w:rPr>
                  <w:rStyle w:val="Hyperlink"/>
                  <w:sz w:val="16"/>
                  <w:szCs w:val="16"/>
                </w:rPr>
                <w:t>https://</w:t>
              </w:r>
              <w:r w:rsidR="001F025A">
                <w:rPr>
                  <w:rStyle w:val="Hyperlink"/>
                  <w:sz w:val="16"/>
                  <w:szCs w:val="16"/>
                </w:rPr>
                <w:t>portal.spp.org</w:t>
              </w:r>
              <w:r w:rsidR="006424DB">
                <w:rPr>
                  <w:rStyle w:val="Hyperlink"/>
                  <w:sz w:val="16"/>
                  <w:szCs w:val="16"/>
                </w:rPr>
                <w:t>/pages/da-lmp-by-bus</w:t>
              </w:r>
            </w:hyperlink>
            <w:r w:rsidRPr="00073EFD">
              <w:rPr>
                <w:sz w:val="16"/>
                <w:szCs w:val="16"/>
              </w:rPr>
              <w:t xml:space="preserve"> </w:t>
            </w:r>
          </w:p>
          <w:p w14:paraId="5F5C6BAB" w14:textId="77777777" w:rsidR="00802803"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779B60F9" w14:textId="3880CBAF" w:rsidR="00802803" w:rsidRDefault="00802803" w:rsidP="00CE0EB0">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42" w:history="1">
              <w:r w:rsidR="006A2953">
                <w:rPr>
                  <w:rStyle w:val="Hyperlink"/>
                  <w:sz w:val="16"/>
                  <w:szCs w:val="16"/>
                </w:rPr>
                <w:t>https://portal-mte.itespp.org/pages/da-lmp-by-bus</w:t>
              </w:r>
            </w:hyperlink>
          </w:p>
          <w:p w14:paraId="1EE43934" w14:textId="77777777"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tc>
        <w:tc>
          <w:tcPr>
            <w:tcW w:w="5760" w:type="dxa"/>
          </w:tcPr>
          <w:p w14:paraId="34734666" w14:textId="77777777"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43" w:history="1">
              <w:r w:rsidRPr="00073EFD">
                <w:rPr>
                  <w:rStyle w:val="Hyperlink"/>
                  <w:sz w:val="16"/>
                  <w:szCs w:val="16"/>
                </w:rPr>
                <w:t>ftp://pubftp.spp.org/Markets/DA/LMP_By_BUS/</w:t>
              </w:r>
            </w:hyperlink>
            <w:r w:rsidRPr="00073EFD">
              <w:rPr>
                <w:sz w:val="16"/>
                <w:szCs w:val="16"/>
              </w:rPr>
              <w:t xml:space="preserve"> </w:t>
            </w:r>
          </w:p>
          <w:p w14:paraId="45608DF9" w14:textId="77777777" w:rsidR="00802803"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243357E9" w14:textId="77777777"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hyperlink r:id="rId44" w:history="1">
              <w:r w:rsidRPr="002B60D5">
                <w:rPr>
                  <w:rStyle w:val="Hyperlink"/>
                  <w:sz w:val="16"/>
                  <w:szCs w:val="16"/>
                </w:rPr>
                <w:t>ftp://pubftp-mte.itespp.org/Markets/DA/LMP_By_BUS/</w:t>
              </w:r>
            </w:hyperlink>
          </w:p>
        </w:tc>
      </w:tr>
      <w:tr w:rsidR="00802803" w:rsidRPr="0096317F" w14:paraId="1ADEB9E9"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4A61C02A" w14:textId="77777777" w:rsidR="00802803" w:rsidRDefault="00802803" w:rsidP="00CE0EB0">
            <w:pPr>
              <w:contextualSpacing/>
              <w:rPr>
                <w:rFonts w:asciiTheme="minorHAnsi" w:eastAsiaTheme="minorHAnsi" w:hAnsiTheme="minorHAnsi" w:cstheme="minorBidi"/>
                <w:b w:val="0"/>
                <w:bCs w:val="0"/>
                <w:sz w:val="16"/>
                <w:szCs w:val="16"/>
              </w:rPr>
            </w:pPr>
            <w:r w:rsidRPr="00073EFD">
              <w:rPr>
                <w:rFonts w:asciiTheme="minorHAnsi" w:eastAsiaTheme="minorHAnsi" w:hAnsiTheme="minorHAnsi" w:cstheme="minorBidi"/>
                <w:b w:val="0"/>
                <w:bCs w:val="0"/>
                <w:sz w:val="16"/>
                <w:szCs w:val="16"/>
              </w:rPr>
              <w:t>DA MCP</w:t>
            </w:r>
          </w:p>
          <w:p w14:paraId="2315ED44" w14:textId="77777777" w:rsidR="00802803" w:rsidRDefault="00802803" w:rsidP="00CE0EB0">
            <w:pPr>
              <w:contextualSpacing/>
              <w:rPr>
                <w:rFonts w:asciiTheme="minorHAnsi" w:eastAsiaTheme="minorHAnsi" w:hAnsiTheme="minorHAnsi" w:cstheme="minorBidi"/>
                <w:b w:val="0"/>
                <w:bCs w:val="0"/>
                <w:sz w:val="16"/>
                <w:szCs w:val="16"/>
              </w:rPr>
            </w:pPr>
          </w:p>
          <w:p w14:paraId="1B3C13A9" w14:textId="77777777" w:rsidR="00802803" w:rsidRDefault="00802803" w:rsidP="00CE0EB0">
            <w:pPr>
              <w:contextualSpacing/>
              <w:rPr>
                <w:rFonts w:asciiTheme="minorHAnsi" w:eastAsiaTheme="minorHAnsi" w:hAnsiTheme="minorHAnsi" w:cstheme="minorBidi"/>
                <w:b w:val="0"/>
                <w:bCs w:val="0"/>
                <w:sz w:val="16"/>
                <w:szCs w:val="16"/>
              </w:rPr>
            </w:pPr>
          </w:p>
          <w:p w14:paraId="6ACAF895" w14:textId="77777777" w:rsidR="00802803" w:rsidRPr="00073EFD" w:rsidRDefault="00802803" w:rsidP="00CE0EB0">
            <w:pPr>
              <w:contextualSpacing/>
              <w:rPr>
                <w:rFonts w:asciiTheme="minorHAnsi" w:eastAsiaTheme="minorHAnsi" w:hAnsiTheme="minorHAnsi" w:cstheme="minorBidi"/>
                <w:b w:val="0"/>
                <w:bCs w:val="0"/>
                <w:sz w:val="16"/>
                <w:szCs w:val="16"/>
              </w:rPr>
            </w:pPr>
          </w:p>
        </w:tc>
        <w:tc>
          <w:tcPr>
            <w:tcW w:w="4742" w:type="dxa"/>
          </w:tcPr>
          <w:p w14:paraId="07AF6332" w14:textId="10ECFBEC"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45" w:history="1">
              <w:r w:rsidR="006424DB">
                <w:rPr>
                  <w:rStyle w:val="Hyperlink"/>
                  <w:sz w:val="16"/>
                  <w:szCs w:val="16"/>
                </w:rPr>
                <w:t>https://</w:t>
              </w:r>
              <w:r w:rsidR="001F025A">
                <w:rPr>
                  <w:rStyle w:val="Hyperlink"/>
                  <w:sz w:val="16"/>
                  <w:szCs w:val="16"/>
                </w:rPr>
                <w:t>portal.spp.org</w:t>
              </w:r>
              <w:r w:rsidR="006424DB">
                <w:rPr>
                  <w:rStyle w:val="Hyperlink"/>
                  <w:sz w:val="16"/>
                  <w:szCs w:val="16"/>
                </w:rPr>
                <w:t>/pages/da-mcp</w:t>
              </w:r>
            </w:hyperlink>
            <w:r w:rsidRPr="00073EFD">
              <w:rPr>
                <w:sz w:val="16"/>
                <w:szCs w:val="16"/>
              </w:rPr>
              <w:t xml:space="preserve"> </w:t>
            </w:r>
          </w:p>
          <w:p w14:paraId="6E7D1A67"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506AC5D2" w14:textId="04A563C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46" w:history="1">
              <w:r w:rsidR="006A2953">
                <w:rPr>
                  <w:rStyle w:val="Hyperlink"/>
                  <w:sz w:val="16"/>
                  <w:szCs w:val="16"/>
                </w:rPr>
                <w:t>https://portal-mte.itespp.org/pages/da-mcp</w:t>
              </w:r>
            </w:hyperlink>
          </w:p>
          <w:p w14:paraId="2B33F26A"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02E7A048"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47" w:history="1">
              <w:r w:rsidRPr="00073EFD">
                <w:rPr>
                  <w:rStyle w:val="Hyperlink"/>
                  <w:sz w:val="16"/>
                  <w:szCs w:val="16"/>
                </w:rPr>
                <w:t>ftp://pubftp.spp.org/Markets/DA/MCP/</w:t>
              </w:r>
            </w:hyperlink>
            <w:r w:rsidRPr="00073EFD">
              <w:rPr>
                <w:sz w:val="16"/>
                <w:szCs w:val="16"/>
              </w:rPr>
              <w:t xml:space="preserve"> </w:t>
            </w:r>
          </w:p>
          <w:p w14:paraId="0AFCA07C"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18A55C9D"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M</w:t>
            </w:r>
            <w:r w:rsidRPr="00073EFD">
              <w:rPr>
                <w:sz w:val="16"/>
                <w:szCs w:val="16"/>
              </w:rPr>
              <w:t xml:space="preserve">TE: </w:t>
            </w:r>
            <w:hyperlink r:id="rId48" w:history="1">
              <w:r w:rsidRPr="002B60D5">
                <w:rPr>
                  <w:rStyle w:val="Hyperlink"/>
                  <w:sz w:val="16"/>
                  <w:szCs w:val="16"/>
                </w:rPr>
                <w:t>ftp://pubftp-mte.itespp.org/Markets/DA/MCP/</w:t>
              </w:r>
            </w:hyperlink>
          </w:p>
        </w:tc>
      </w:tr>
      <w:tr w:rsidR="00802803" w:rsidRPr="0096317F" w14:paraId="18B2841E"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D8EE3CA" w14:textId="77777777" w:rsidR="00802803" w:rsidRDefault="00802803" w:rsidP="00CE0EB0">
            <w:pPr>
              <w:contextualSpacing/>
              <w:rPr>
                <w:rFonts w:asciiTheme="minorHAnsi" w:eastAsiaTheme="minorHAnsi" w:hAnsiTheme="minorHAnsi" w:cstheme="minorBidi"/>
                <w:b w:val="0"/>
                <w:bCs w:val="0"/>
                <w:sz w:val="16"/>
                <w:szCs w:val="16"/>
              </w:rPr>
            </w:pPr>
            <w:r w:rsidRPr="00073EFD">
              <w:rPr>
                <w:rFonts w:asciiTheme="minorHAnsi" w:eastAsiaTheme="minorHAnsi" w:hAnsiTheme="minorHAnsi" w:cstheme="minorBidi"/>
                <w:b w:val="0"/>
                <w:bCs w:val="0"/>
                <w:sz w:val="16"/>
                <w:szCs w:val="16"/>
              </w:rPr>
              <w:t>DA Binding Constraints</w:t>
            </w:r>
          </w:p>
          <w:p w14:paraId="1DC5B129" w14:textId="77777777" w:rsidR="00802803" w:rsidRDefault="00802803" w:rsidP="00CE0EB0">
            <w:pPr>
              <w:contextualSpacing/>
              <w:rPr>
                <w:rFonts w:asciiTheme="minorHAnsi" w:eastAsiaTheme="minorHAnsi" w:hAnsiTheme="minorHAnsi" w:cstheme="minorBidi"/>
                <w:b w:val="0"/>
                <w:bCs w:val="0"/>
                <w:sz w:val="16"/>
                <w:szCs w:val="16"/>
              </w:rPr>
            </w:pPr>
          </w:p>
          <w:p w14:paraId="442A3C00" w14:textId="77777777" w:rsidR="00802803" w:rsidRPr="00073EFD" w:rsidRDefault="00802803" w:rsidP="00CE0EB0">
            <w:pPr>
              <w:contextualSpacing/>
              <w:rPr>
                <w:rFonts w:asciiTheme="minorHAnsi" w:eastAsiaTheme="minorHAnsi" w:hAnsiTheme="minorHAnsi" w:cstheme="minorBidi"/>
                <w:b w:val="0"/>
                <w:bCs w:val="0"/>
                <w:sz w:val="16"/>
                <w:szCs w:val="16"/>
              </w:rPr>
            </w:pPr>
          </w:p>
        </w:tc>
        <w:tc>
          <w:tcPr>
            <w:tcW w:w="4742" w:type="dxa"/>
          </w:tcPr>
          <w:p w14:paraId="234C9821" w14:textId="6D3AADE9"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49" w:history="1">
              <w:r w:rsidR="006424DB">
                <w:rPr>
                  <w:rStyle w:val="Hyperlink"/>
                  <w:sz w:val="16"/>
                  <w:szCs w:val="16"/>
                </w:rPr>
                <w:t>https://</w:t>
              </w:r>
              <w:r w:rsidR="001F025A">
                <w:rPr>
                  <w:rStyle w:val="Hyperlink"/>
                  <w:sz w:val="16"/>
                  <w:szCs w:val="16"/>
                </w:rPr>
                <w:t>portal.spp.org</w:t>
              </w:r>
              <w:r w:rsidR="006424DB">
                <w:rPr>
                  <w:rStyle w:val="Hyperlink"/>
                  <w:sz w:val="16"/>
                  <w:szCs w:val="16"/>
                </w:rPr>
                <w:t>/pages/da-binding-constraints</w:t>
              </w:r>
            </w:hyperlink>
            <w:r w:rsidRPr="00073EFD">
              <w:rPr>
                <w:sz w:val="16"/>
                <w:szCs w:val="16"/>
              </w:rPr>
              <w:t xml:space="preserve"> </w:t>
            </w:r>
          </w:p>
          <w:p w14:paraId="4C74F272" w14:textId="77777777" w:rsidR="00802803"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3D85CBB1" w14:textId="123ED764" w:rsidR="00802803" w:rsidRDefault="00802803" w:rsidP="00CE0EB0">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50" w:history="1">
              <w:r w:rsidR="006A2953">
                <w:rPr>
                  <w:rStyle w:val="Hyperlink"/>
                  <w:sz w:val="16"/>
                  <w:szCs w:val="16"/>
                </w:rPr>
                <w:t>https://portal-mte.itespp.org/pages/da-binding-constraints</w:t>
              </w:r>
            </w:hyperlink>
          </w:p>
          <w:p w14:paraId="50E41BB1" w14:textId="77777777"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tc>
        <w:tc>
          <w:tcPr>
            <w:tcW w:w="5760" w:type="dxa"/>
          </w:tcPr>
          <w:p w14:paraId="5A073FB3" w14:textId="77777777"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51" w:history="1">
              <w:r w:rsidRPr="00073EFD">
                <w:rPr>
                  <w:rStyle w:val="Hyperlink"/>
                  <w:sz w:val="16"/>
                  <w:szCs w:val="16"/>
                </w:rPr>
                <w:t>ftp://pubftp.spp.org/Markets/DA/BINDING_CONSTRAINTS/</w:t>
              </w:r>
            </w:hyperlink>
            <w:r w:rsidRPr="00073EFD">
              <w:rPr>
                <w:sz w:val="16"/>
                <w:szCs w:val="16"/>
              </w:rPr>
              <w:t xml:space="preserve"> </w:t>
            </w:r>
          </w:p>
          <w:p w14:paraId="63238D2B" w14:textId="77777777" w:rsidR="00802803"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65EB8DF9" w14:textId="77777777" w:rsidR="00802803" w:rsidRPr="00073EFD" w:rsidRDefault="00802803"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hyperlink r:id="rId52" w:history="1">
              <w:r w:rsidRPr="002B60D5">
                <w:rPr>
                  <w:rStyle w:val="Hyperlink"/>
                  <w:sz w:val="16"/>
                  <w:szCs w:val="16"/>
                </w:rPr>
                <w:t>ftp://pubftp-mte.itespp.org/Markets/DA/BINDING_CONSTRAINTS/</w:t>
              </w:r>
            </w:hyperlink>
          </w:p>
        </w:tc>
      </w:tr>
      <w:tr w:rsidR="00802803" w:rsidRPr="0096317F" w14:paraId="5E5BB24C"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138333A4" w14:textId="77777777" w:rsidR="00802803" w:rsidRDefault="00802803" w:rsidP="00CE0EB0">
            <w:pPr>
              <w:contextualSpacing/>
              <w:rPr>
                <w:rFonts w:asciiTheme="minorHAnsi" w:eastAsiaTheme="minorHAnsi" w:hAnsiTheme="minorHAnsi" w:cstheme="minorBidi"/>
                <w:b w:val="0"/>
                <w:bCs w:val="0"/>
                <w:sz w:val="16"/>
                <w:szCs w:val="16"/>
              </w:rPr>
            </w:pPr>
            <w:r w:rsidRPr="00073EFD">
              <w:rPr>
                <w:rFonts w:asciiTheme="minorHAnsi" w:eastAsiaTheme="minorHAnsi" w:hAnsiTheme="minorHAnsi" w:cstheme="minorBidi"/>
                <w:b w:val="0"/>
                <w:bCs w:val="0"/>
                <w:sz w:val="16"/>
                <w:szCs w:val="16"/>
              </w:rPr>
              <w:t>DA Market Clearing</w:t>
            </w:r>
          </w:p>
          <w:p w14:paraId="2B60CBA8" w14:textId="77777777" w:rsidR="00802803" w:rsidRDefault="00802803" w:rsidP="00CE0EB0">
            <w:pPr>
              <w:contextualSpacing/>
              <w:rPr>
                <w:rFonts w:asciiTheme="minorHAnsi" w:eastAsiaTheme="minorHAnsi" w:hAnsiTheme="minorHAnsi" w:cstheme="minorBidi"/>
                <w:b w:val="0"/>
                <w:bCs w:val="0"/>
                <w:sz w:val="16"/>
                <w:szCs w:val="16"/>
              </w:rPr>
            </w:pPr>
          </w:p>
          <w:p w14:paraId="3B71C4E6" w14:textId="77777777" w:rsidR="00802803" w:rsidRPr="00073EFD" w:rsidRDefault="00802803" w:rsidP="00CE0EB0">
            <w:pPr>
              <w:contextualSpacing/>
              <w:rPr>
                <w:rFonts w:asciiTheme="minorHAnsi" w:eastAsiaTheme="minorHAnsi" w:hAnsiTheme="minorHAnsi" w:cstheme="minorBidi"/>
                <w:b w:val="0"/>
                <w:bCs w:val="0"/>
                <w:sz w:val="16"/>
                <w:szCs w:val="16"/>
              </w:rPr>
            </w:pPr>
          </w:p>
        </w:tc>
        <w:tc>
          <w:tcPr>
            <w:tcW w:w="4742" w:type="dxa"/>
          </w:tcPr>
          <w:p w14:paraId="169B6F5E" w14:textId="34A5C2BE"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sidRPr="00073EFD">
              <w:rPr>
                <w:sz w:val="16"/>
                <w:szCs w:val="16"/>
              </w:rPr>
              <w:t xml:space="preserve">PRD:  </w:t>
            </w:r>
            <w:hyperlink r:id="rId53" w:history="1">
              <w:r w:rsidR="006424DB">
                <w:rPr>
                  <w:rStyle w:val="Hyperlink"/>
                  <w:sz w:val="16"/>
                  <w:szCs w:val="16"/>
                </w:rPr>
                <w:t>https://</w:t>
              </w:r>
              <w:r w:rsidR="001F025A">
                <w:rPr>
                  <w:rStyle w:val="Hyperlink"/>
                  <w:sz w:val="16"/>
                  <w:szCs w:val="16"/>
                </w:rPr>
                <w:t>portal.spp.org</w:t>
              </w:r>
              <w:r w:rsidR="006424DB">
                <w:rPr>
                  <w:rStyle w:val="Hyperlink"/>
                  <w:sz w:val="16"/>
                  <w:szCs w:val="16"/>
                </w:rPr>
                <w:t>/pages/market-clearing</w:t>
              </w:r>
            </w:hyperlink>
          </w:p>
          <w:p w14:paraId="640C2B62"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41E93E52" w14:textId="1844CFB0"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54" w:history="1">
              <w:r w:rsidR="006A2953">
                <w:rPr>
                  <w:rStyle w:val="Hyperlink"/>
                  <w:sz w:val="16"/>
                  <w:szCs w:val="16"/>
                </w:rPr>
                <w:t>https://portal-mte.itespp.org/pages/market-clearing</w:t>
              </w:r>
            </w:hyperlink>
          </w:p>
          <w:p w14:paraId="2C08A2F6"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626082AB"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55" w:history="1">
              <w:r w:rsidR="009C0FDD" w:rsidRPr="003F623C">
                <w:rPr>
                  <w:rStyle w:val="Hyperlink"/>
                  <w:sz w:val="16"/>
                  <w:szCs w:val="16"/>
                </w:rPr>
                <w:t>ftp://pubftp.spp.org/Markets/DA/MARKET-CLEARING/</w:t>
              </w:r>
            </w:hyperlink>
            <w:r w:rsidRPr="00073EFD">
              <w:rPr>
                <w:sz w:val="16"/>
                <w:szCs w:val="16"/>
              </w:rPr>
              <w:t xml:space="preserve"> </w:t>
            </w:r>
          </w:p>
          <w:p w14:paraId="2B81C904" w14:textId="77777777" w:rsidR="00802803"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2D0971B3" w14:textId="77777777" w:rsidR="00802803" w:rsidRPr="00073EFD" w:rsidRDefault="00802803"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M</w:t>
            </w:r>
            <w:r w:rsidRPr="00073EFD">
              <w:rPr>
                <w:sz w:val="16"/>
                <w:szCs w:val="16"/>
              </w:rPr>
              <w:t xml:space="preserve">TE: </w:t>
            </w:r>
            <w:hyperlink r:id="rId56" w:history="1">
              <w:r w:rsidR="009C0FDD" w:rsidRPr="003F623C">
                <w:rPr>
                  <w:rStyle w:val="Hyperlink"/>
                  <w:sz w:val="16"/>
                  <w:szCs w:val="16"/>
                </w:rPr>
                <w:t>ftp://pubftp-mte.itespp.org/Markets/DA/MARKET-CLEARING/</w:t>
              </w:r>
            </w:hyperlink>
          </w:p>
        </w:tc>
      </w:tr>
      <w:tr w:rsidR="00AE0A38" w:rsidRPr="0096317F" w14:paraId="65E28A42"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7ED3F861" w14:textId="6844E2FD" w:rsidR="00AE0A38" w:rsidRPr="00AE0A38" w:rsidRDefault="00AE0A38" w:rsidP="00CE0EB0">
            <w:pPr>
              <w:contextualSpacing/>
              <w:rPr>
                <w:b w:val="0"/>
                <w:bCs w:val="0"/>
                <w:sz w:val="16"/>
                <w:szCs w:val="16"/>
                <w:highlight w:val="yellow"/>
              </w:rPr>
            </w:pPr>
            <w:r w:rsidRPr="009C0FDD">
              <w:rPr>
                <w:b w:val="0"/>
                <w:bCs w:val="0"/>
                <w:sz w:val="16"/>
                <w:szCs w:val="16"/>
              </w:rPr>
              <w:t>DA Tot</w:t>
            </w:r>
            <w:r w:rsidR="00875000">
              <w:rPr>
                <w:b w:val="0"/>
                <w:bCs w:val="0"/>
                <w:sz w:val="16"/>
                <w:szCs w:val="16"/>
              </w:rPr>
              <w:t>al</w:t>
            </w:r>
            <w:r w:rsidRPr="009C0FDD">
              <w:rPr>
                <w:b w:val="0"/>
                <w:bCs w:val="0"/>
                <w:sz w:val="16"/>
                <w:szCs w:val="16"/>
              </w:rPr>
              <w:t xml:space="preserve"> Congestion Dollars by Month and Constraint</w:t>
            </w:r>
          </w:p>
        </w:tc>
        <w:tc>
          <w:tcPr>
            <w:tcW w:w="4742" w:type="dxa"/>
          </w:tcPr>
          <w:p w14:paraId="24EC9B39" w14:textId="1FC7DDF9"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57" w:history="1">
              <w:r w:rsidR="006424DB">
                <w:rPr>
                  <w:rStyle w:val="Hyperlink"/>
                  <w:sz w:val="16"/>
                  <w:szCs w:val="16"/>
                </w:rPr>
                <w:t>https://</w:t>
              </w:r>
              <w:r w:rsidR="001F025A">
                <w:rPr>
                  <w:rStyle w:val="Hyperlink"/>
                  <w:sz w:val="16"/>
                  <w:szCs w:val="16"/>
                </w:rPr>
                <w:t>portal.spp.org</w:t>
              </w:r>
              <w:r w:rsidR="006424DB">
                <w:rPr>
                  <w:rStyle w:val="Hyperlink"/>
                  <w:sz w:val="16"/>
                  <w:szCs w:val="16"/>
                </w:rPr>
                <w:t>/pages/congestion-by-constraint</w:t>
              </w:r>
            </w:hyperlink>
            <w:r w:rsidR="009C0FDD">
              <w:rPr>
                <w:sz w:val="16"/>
                <w:szCs w:val="16"/>
              </w:rPr>
              <w:t xml:space="preserve"> </w:t>
            </w:r>
            <w:r w:rsidRPr="00073EFD">
              <w:rPr>
                <w:sz w:val="16"/>
                <w:szCs w:val="16"/>
              </w:rPr>
              <w:t xml:space="preserve"> </w:t>
            </w:r>
          </w:p>
          <w:p w14:paraId="240BA875" w14:textId="77777777" w:rsidR="00613124" w:rsidRDefault="00613124"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6E4A66AB" w14:textId="2BA50104"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58" w:history="1">
              <w:r w:rsidR="006A2953">
                <w:rPr>
                  <w:rStyle w:val="Hyperlink"/>
                  <w:sz w:val="16"/>
                  <w:szCs w:val="16"/>
                </w:rPr>
                <w:t>https://portal-mte.itespp.org/pages/congestion-by-constraint</w:t>
              </w:r>
            </w:hyperlink>
            <w:r w:rsidR="009C0FDD">
              <w:rPr>
                <w:rStyle w:val="Hyperlink"/>
                <w:sz w:val="16"/>
                <w:szCs w:val="16"/>
              </w:rPr>
              <w:t>-</w:t>
            </w:r>
            <w:r w:rsidR="00B337B3">
              <w:rPr>
                <w:rStyle w:val="Hyperlink"/>
                <w:sz w:val="16"/>
                <w:szCs w:val="16"/>
              </w:rPr>
              <w:t>constraint</w:t>
            </w:r>
          </w:p>
          <w:p w14:paraId="3751A9FA"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tc>
        <w:tc>
          <w:tcPr>
            <w:tcW w:w="5760" w:type="dxa"/>
          </w:tcPr>
          <w:p w14:paraId="52F2BF66"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59" w:history="1">
              <w:r w:rsidR="009C0FDD" w:rsidRPr="003F623C">
                <w:rPr>
                  <w:rStyle w:val="Hyperlink"/>
                  <w:sz w:val="16"/>
                  <w:szCs w:val="16"/>
                </w:rPr>
                <w:t>ftp://pubftp.spp.org/Markets/DA/Congestion-Constraint</w:t>
              </w:r>
            </w:hyperlink>
            <w:r w:rsidR="00B337B3">
              <w:rPr>
                <w:sz w:val="16"/>
                <w:szCs w:val="16"/>
              </w:rPr>
              <w:t xml:space="preserve"> </w:t>
            </w:r>
            <w:r w:rsidRPr="00073EFD">
              <w:rPr>
                <w:sz w:val="16"/>
                <w:szCs w:val="16"/>
              </w:rPr>
              <w:t xml:space="preserve"> </w:t>
            </w:r>
          </w:p>
          <w:p w14:paraId="45A59541" w14:textId="77777777"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7C5BB959"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hyperlink r:id="rId60" w:history="1">
              <w:r w:rsidR="00B337B3" w:rsidRPr="003F623C">
                <w:rPr>
                  <w:rStyle w:val="Hyperlink"/>
                  <w:sz w:val="16"/>
                  <w:szCs w:val="16"/>
                </w:rPr>
                <w:t>ftp://pubftp-mte.itespp.org/Markets/DA/Congestion</w:t>
              </w:r>
            </w:hyperlink>
            <w:r w:rsidR="009C0FDD">
              <w:rPr>
                <w:rStyle w:val="Hyperlink"/>
                <w:sz w:val="16"/>
                <w:szCs w:val="16"/>
              </w:rPr>
              <w:t>-</w:t>
            </w:r>
            <w:r w:rsidR="00B337B3">
              <w:rPr>
                <w:rStyle w:val="Hyperlink"/>
                <w:sz w:val="16"/>
                <w:szCs w:val="16"/>
              </w:rPr>
              <w:t>Constraint</w:t>
            </w:r>
          </w:p>
        </w:tc>
      </w:tr>
      <w:tr w:rsidR="00835ABE" w:rsidRPr="0096317F" w14:paraId="3FCA3BF7"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1574E7CE" w14:textId="680A79B6" w:rsidR="00835ABE" w:rsidRPr="009C0FDD" w:rsidRDefault="00835ABE" w:rsidP="00CE0EB0">
            <w:pPr>
              <w:contextualSpacing/>
              <w:rPr>
                <w:b w:val="0"/>
                <w:bCs w:val="0"/>
                <w:sz w:val="16"/>
                <w:szCs w:val="16"/>
              </w:rPr>
            </w:pPr>
            <w:r>
              <w:rPr>
                <w:b w:val="0"/>
                <w:bCs w:val="0"/>
                <w:sz w:val="16"/>
                <w:szCs w:val="16"/>
              </w:rPr>
              <w:t>Available Outage Maintenance Margin</w:t>
            </w:r>
          </w:p>
        </w:tc>
        <w:tc>
          <w:tcPr>
            <w:tcW w:w="4742" w:type="dxa"/>
          </w:tcPr>
          <w:p w14:paraId="44485AB6" w14:textId="22E6517A" w:rsidR="00835ABE" w:rsidRPr="00073EFD" w:rsidRDefault="00835ABE" w:rsidP="00CE0EB0">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sidRPr="00073EFD">
              <w:rPr>
                <w:sz w:val="16"/>
                <w:szCs w:val="16"/>
              </w:rPr>
              <w:t xml:space="preserve">PRD:  </w:t>
            </w:r>
            <w:hyperlink r:id="rId61" w:history="1">
              <w:r>
                <w:rPr>
                  <w:rStyle w:val="Hyperlink"/>
                  <w:sz w:val="16"/>
                  <w:szCs w:val="16"/>
                </w:rPr>
                <w:t>https://</w:t>
              </w:r>
              <w:r w:rsidR="001F025A">
                <w:rPr>
                  <w:rStyle w:val="Hyperlink"/>
                  <w:sz w:val="16"/>
                  <w:szCs w:val="16"/>
                </w:rPr>
                <w:t>portal.spp.org</w:t>
              </w:r>
              <w:r>
                <w:rPr>
                  <w:rStyle w:val="Hyperlink"/>
                  <w:sz w:val="16"/>
                  <w:szCs w:val="16"/>
                </w:rPr>
                <w:t>/pages/available-outage-maintenance-margin</w:t>
              </w:r>
            </w:hyperlink>
          </w:p>
          <w:p w14:paraId="26CCD22F" w14:textId="77777777" w:rsidR="00835ABE" w:rsidRDefault="00835ABE"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1AA8154A" w14:textId="6D75C41F" w:rsidR="00835ABE" w:rsidRDefault="00835ABE" w:rsidP="00CE0EB0">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62" w:history="1">
              <w:r w:rsidR="006A2953">
                <w:rPr>
                  <w:rStyle w:val="Hyperlink"/>
                  <w:sz w:val="16"/>
                  <w:szCs w:val="16"/>
                </w:rPr>
                <w:t>https://portal-mte.itespp.org/pages/available-outage-maintenance-margin</w:t>
              </w:r>
            </w:hyperlink>
          </w:p>
          <w:p w14:paraId="40ED925E" w14:textId="77777777" w:rsidR="00835ABE" w:rsidRPr="00073EFD" w:rsidRDefault="00835ABE"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12714FA1" w14:textId="397DA061" w:rsidR="00835ABE" w:rsidRPr="00073EFD" w:rsidRDefault="00835ABE"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717759">
              <w:rPr>
                <w:sz w:val="16"/>
                <w:szCs w:val="16"/>
              </w:rPr>
              <w:t>PRD:</w:t>
            </w:r>
            <w:r w:rsidRPr="00073EFD">
              <w:rPr>
                <w:sz w:val="16"/>
                <w:szCs w:val="16"/>
              </w:rPr>
              <w:t xml:space="preserve">  </w:t>
            </w:r>
            <w:hyperlink r:id="rId63" w:history="1">
              <w:r>
                <w:rPr>
                  <w:rStyle w:val="Hyperlink"/>
                  <w:sz w:val="16"/>
                  <w:szCs w:val="16"/>
                </w:rPr>
                <w:t>ftp://pubftp.spp.org/Operational_Data/Available_Outage_Maintenance_Margin/</w:t>
              </w:r>
            </w:hyperlink>
            <w:r w:rsidRPr="00073EFD">
              <w:rPr>
                <w:sz w:val="16"/>
                <w:szCs w:val="16"/>
              </w:rPr>
              <w:t xml:space="preserve"> </w:t>
            </w:r>
          </w:p>
          <w:p w14:paraId="20089BF2" w14:textId="1576147B" w:rsidR="00835ABE" w:rsidRDefault="00717759"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M</w:t>
            </w:r>
            <w:r w:rsidRPr="00073EFD">
              <w:rPr>
                <w:sz w:val="16"/>
                <w:szCs w:val="16"/>
              </w:rPr>
              <w:t>TE:</w:t>
            </w:r>
          </w:p>
          <w:p w14:paraId="2765956C" w14:textId="77777777" w:rsidR="00717759" w:rsidRPr="00073EFD" w:rsidRDefault="00717759"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hyperlink r:id="rId64" w:history="1">
              <w:r>
                <w:rPr>
                  <w:rStyle w:val="Hyperlink"/>
                  <w:sz w:val="16"/>
                  <w:szCs w:val="16"/>
                </w:rPr>
                <w:t>ftp://pubftp.spp.org/Operational_Data/Available_Outage_Maintenance_Margin/</w:t>
              </w:r>
            </w:hyperlink>
            <w:r w:rsidRPr="00073EFD">
              <w:rPr>
                <w:sz w:val="16"/>
                <w:szCs w:val="16"/>
              </w:rPr>
              <w:t xml:space="preserve"> </w:t>
            </w:r>
          </w:p>
          <w:p w14:paraId="7514F364" w14:textId="63ED731A" w:rsidR="00835ABE" w:rsidRPr="00073EFD" w:rsidRDefault="00835ABE"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tc>
      </w:tr>
      <w:tr w:rsidR="00AE0A38" w:rsidRPr="0096317F" w14:paraId="2D40E148"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EDEFACA" w14:textId="77777777" w:rsidR="00AE0A38" w:rsidRDefault="00AE0A38" w:rsidP="00CE0EB0">
            <w:pPr>
              <w:contextualSpacing/>
              <w:rPr>
                <w:rFonts w:asciiTheme="minorHAnsi" w:eastAsiaTheme="minorHAnsi" w:hAnsiTheme="minorHAnsi" w:cstheme="minorBidi"/>
                <w:b w:val="0"/>
                <w:bCs w:val="0"/>
                <w:sz w:val="16"/>
                <w:szCs w:val="16"/>
              </w:rPr>
            </w:pPr>
            <w:r w:rsidRPr="00073EFD">
              <w:rPr>
                <w:rFonts w:asciiTheme="minorHAnsi" w:eastAsiaTheme="minorHAnsi" w:hAnsiTheme="minorHAnsi" w:cstheme="minorBidi"/>
                <w:b w:val="0"/>
                <w:bCs w:val="0"/>
                <w:sz w:val="16"/>
                <w:szCs w:val="16"/>
              </w:rPr>
              <w:t>Short-term Load Forecast</w:t>
            </w:r>
          </w:p>
          <w:p w14:paraId="0B47F80B" w14:textId="77777777" w:rsidR="00AE0A38" w:rsidRPr="00073EFD" w:rsidRDefault="00AE0A38" w:rsidP="00CE0EB0">
            <w:pPr>
              <w:contextualSpacing/>
              <w:rPr>
                <w:rFonts w:asciiTheme="minorHAnsi" w:eastAsiaTheme="minorHAnsi" w:hAnsiTheme="minorHAnsi" w:cstheme="minorBidi"/>
                <w:b w:val="0"/>
                <w:bCs w:val="0"/>
                <w:sz w:val="16"/>
                <w:szCs w:val="16"/>
              </w:rPr>
            </w:pPr>
          </w:p>
        </w:tc>
        <w:tc>
          <w:tcPr>
            <w:tcW w:w="4742" w:type="dxa"/>
          </w:tcPr>
          <w:p w14:paraId="63037D9C" w14:textId="4DEAB1ED"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sidRPr="00073EFD">
              <w:rPr>
                <w:sz w:val="16"/>
                <w:szCs w:val="16"/>
              </w:rPr>
              <w:t xml:space="preserve">PRD:  </w:t>
            </w:r>
            <w:hyperlink r:id="rId65" w:history="1">
              <w:r w:rsidR="006424DB">
                <w:rPr>
                  <w:rStyle w:val="Hyperlink"/>
                  <w:sz w:val="16"/>
                  <w:szCs w:val="16"/>
                </w:rPr>
                <w:t>https://</w:t>
              </w:r>
              <w:r w:rsidR="001F025A">
                <w:rPr>
                  <w:rStyle w:val="Hyperlink"/>
                  <w:sz w:val="16"/>
                  <w:szCs w:val="16"/>
                </w:rPr>
                <w:t>portal.spp.org</w:t>
              </w:r>
              <w:r w:rsidR="006424DB">
                <w:rPr>
                  <w:rStyle w:val="Hyperlink"/>
                  <w:sz w:val="16"/>
                  <w:szCs w:val="16"/>
                </w:rPr>
                <w:t>/pages/stlf-vs-actual</w:t>
              </w:r>
            </w:hyperlink>
          </w:p>
          <w:p w14:paraId="17F6ABAE" w14:textId="77777777"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6D24FC2A" w14:textId="7D83D330"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66" w:history="1">
              <w:r w:rsidR="006A2953">
                <w:rPr>
                  <w:rStyle w:val="Hyperlink"/>
                  <w:sz w:val="16"/>
                  <w:szCs w:val="16"/>
                </w:rPr>
                <w:t>https://portal-mte.itespp.org/pages/stlf-vs-actual</w:t>
              </w:r>
            </w:hyperlink>
          </w:p>
          <w:p w14:paraId="3EEABBD0"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tc>
        <w:tc>
          <w:tcPr>
            <w:tcW w:w="5760" w:type="dxa"/>
          </w:tcPr>
          <w:p w14:paraId="4E33EB69"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67" w:history="1">
              <w:r w:rsidRPr="00073EFD">
                <w:rPr>
                  <w:rStyle w:val="Hyperlink"/>
                  <w:sz w:val="16"/>
                  <w:szCs w:val="16"/>
                </w:rPr>
                <w:t>ftp://pubftp.spp.org/Operational_Data/STLF/</w:t>
              </w:r>
            </w:hyperlink>
            <w:r w:rsidRPr="00073EFD">
              <w:rPr>
                <w:sz w:val="16"/>
                <w:szCs w:val="16"/>
              </w:rPr>
              <w:t xml:space="preserve"> </w:t>
            </w:r>
          </w:p>
          <w:p w14:paraId="38DAF49C" w14:textId="77777777"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42E6D9DE"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hyperlink r:id="rId68" w:history="1">
              <w:r w:rsidRPr="002B60D5">
                <w:rPr>
                  <w:rStyle w:val="Hyperlink"/>
                  <w:sz w:val="16"/>
                  <w:szCs w:val="16"/>
                </w:rPr>
                <w:t>ftp://pubftp-mte.itespp.org/Operational_Data/STLF/</w:t>
              </w:r>
            </w:hyperlink>
          </w:p>
        </w:tc>
      </w:tr>
      <w:tr w:rsidR="00AE0A38" w:rsidRPr="0096317F" w14:paraId="4E933A0F"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2D0F5382" w14:textId="77777777" w:rsidR="00AE0A38" w:rsidRDefault="00FB473F" w:rsidP="00CE0EB0">
            <w:pPr>
              <w:contextualSpacing/>
              <w:rPr>
                <w:rFonts w:asciiTheme="minorHAnsi" w:eastAsiaTheme="minorHAnsi" w:hAnsiTheme="minorHAnsi" w:cstheme="minorBidi"/>
                <w:b w:val="0"/>
                <w:bCs w:val="0"/>
                <w:sz w:val="16"/>
                <w:szCs w:val="16"/>
              </w:rPr>
            </w:pPr>
            <w:r>
              <w:rPr>
                <w:rFonts w:asciiTheme="minorHAnsi" w:eastAsiaTheme="minorHAnsi" w:hAnsiTheme="minorHAnsi" w:cstheme="minorBidi"/>
                <w:b w:val="0"/>
                <w:bCs w:val="0"/>
                <w:sz w:val="16"/>
                <w:szCs w:val="16"/>
              </w:rPr>
              <w:t>Mid-term</w:t>
            </w:r>
            <w:r w:rsidR="00AE0A38" w:rsidRPr="00073EFD">
              <w:rPr>
                <w:rFonts w:asciiTheme="minorHAnsi" w:eastAsiaTheme="minorHAnsi" w:hAnsiTheme="minorHAnsi" w:cstheme="minorBidi"/>
                <w:b w:val="0"/>
                <w:bCs w:val="0"/>
                <w:sz w:val="16"/>
                <w:szCs w:val="16"/>
              </w:rPr>
              <w:t xml:space="preserve"> Load Forecast</w:t>
            </w:r>
          </w:p>
          <w:p w14:paraId="40037F96" w14:textId="77777777" w:rsidR="00AE0A38" w:rsidRDefault="00AE0A38" w:rsidP="00CE0EB0">
            <w:pPr>
              <w:contextualSpacing/>
              <w:rPr>
                <w:rFonts w:asciiTheme="minorHAnsi" w:eastAsiaTheme="minorHAnsi" w:hAnsiTheme="minorHAnsi" w:cstheme="minorBidi"/>
                <w:b w:val="0"/>
                <w:bCs w:val="0"/>
                <w:sz w:val="16"/>
                <w:szCs w:val="16"/>
              </w:rPr>
            </w:pPr>
          </w:p>
          <w:p w14:paraId="614283C5" w14:textId="77777777" w:rsidR="00AE0A38" w:rsidRPr="00073EFD" w:rsidRDefault="00AE0A38" w:rsidP="00CE0EB0">
            <w:pPr>
              <w:contextualSpacing/>
              <w:rPr>
                <w:rFonts w:asciiTheme="minorHAnsi" w:eastAsiaTheme="minorHAnsi" w:hAnsiTheme="minorHAnsi" w:cstheme="minorBidi"/>
                <w:b w:val="0"/>
                <w:bCs w:val="0"/>
                <w:sz w:val="16"/>
                <w:szCs w:val="16"/>
              </w:rPr>
            </w:pPr>
          </w:p>
        </w:tc>
        <w:tc>
          <w:tcPr>
            <w:tcW w:w="4742" w:type="dxa"/>
          </w:tcPr>
          <w:p w14:paraId="4FC5F415" w14:textId="2779F5F6" w:rsidR="00AE0A38" w:rsidRPr="00073EFD" w:rsidRDefault="00AE0A38" w:rsidP="00CE0EB0">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sidRPr="00073EFD">
              <w:rPr>
                <w:sz w:val="16"/>
                <w:szCs w:val="16"/>
              </w:rPr>
              <w:lastRenderedPageBreak/>
              <w:t xml:space="preserve">PRD:  </w:t>
            </w:r>
            <w:hyperlink r:id="rId69" w:history="1">
              <w:r w:rsidR="00920816">
                <w:rPr>
                  <w:rStyle w:val="Hyperlink"/>
                  <w:sz w:val="16"/>
                  <w:szCs w:val="16"/>
                </w:rPr>
                <w:t>https://</w:t>
              </w:r>
              <w:r w:rsidR="001F025A">
                <w:rPr>
                  <w:rStyle w:val="Hyperlink"/>
                  <w:sz w:val="16"/>
                  <w:szCs w:val="16"/>
                </w:rPr>
                <w:t>portal.spp.org</w:t>
              </w:r>
              <w:r w:rsidR="00920816">
                <w:rPr>
                  <w:rStyle w:val="Hyperlink"/>
                  <w:sz w:val="16"/>
                  <w:szCs w:val="16"/>
                </w:rPr>
                <w:t>/pages/mtlf-vs-actual</w:t>
              </w:r>
            </w:hyperlink>
          </w:p>
          <w:p w14:paraId="7831A976" w14:textId="77777777" w:rsidR="00AE0A38"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243EF9EC" w14:textId="5394A25F" w:rsidR="00AE0A38" w:rsidRDefault="00AE0A38" w:rsidP="00CE0EB0">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Pr>
                <w:sz w:val="16"/>
                <w:szCs w:val="16"/>
              </w:rPr>
              <w:lastRenderedPageBreak/>
              <w:t>M</w:t>
            </w:r>
            <w:r w:rsidRPr="00073EFD">
              <w:rPr>
                <w:sz w:val="16"/>
                <w:szCs w:val="16"/>
              </w:rPr>
              <w:t xml:space="preserve">TE: </w:t>
            </w:r>
            <w:hyperlink r:id="rId70" w:history="1">
              <w:r w:rsidR="006A2953">
                <w:rPr>
                  <w:rStyle w:val="Hyperlink"/>
                  <w:sz w:val="16"/>
                  <w:szCs w:val="16"/>
                </w:rPr>
                <w:t>https://portal-mte.itespp.org/pages/mtlf-vs-actual</w:t>
              </w:r>
            </w:hyperlink>
          </w:p>
          <w:p w14:paraId="1F06957F" w14:textId="77777777" w:rsidR="00AE0A38" w:rsidRPr="00073EFD"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5AA1FCE8" w14:textId="77777777" w:rsidR="00AE0A38" w:rsidRPr="00073EFD"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lastRenderedPageBreak/>
              <w:t xml:space="preserve">PRD:  </w:t>
            </w:r>
            <w:hyperlink r:id="rId71" w:history="1">
              <w:r w:rsidRPr="00073EFD">
                <w:rPr>
                  <w:rStyle w:val="Hyperlink"/>
                  <w:sz w:val="16"/>
                  <w:szCs w:val="16"/>
                </w:rPr>
                <w:t>ftp://pubftp.spp.org/Operational_Data/MTLF/</w:t>
              </w:r>
            </w:hyperlink>
            <w:r w:rsidRPr="00073EFD">
              <w:rPr>
                <w:sz w:val="16"/>
                <w:szCs w:val="16"/>
              </w:rPr>
              <w:t xml:space="preserve"> </w:t>
            </w:r>
          </w:p>
          <w:p w14:paraId="13702CF8" w14:textId="77777777" w:rsidR="00AE0A38"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5179F405" w14:textId="77777777" w:rsidR="00AE0A38" w:rsidRPr="00073EFD"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lastRenderedPageBreak/>
              <w:t>M</w:t>
            </w:r>
            <w:r w:rsidRPr="00073EFD">
              <w:rPr>
                <w:sz w:val="16"/>
                <w:szCs w:val="16"/>
              </w:rPr>
              <w:t xml:space="preserve">TE: </w:t>
            </w:r>
            <w:hyperlink r:id="rId72" w:history="1">
              <w:r w:rsidRPr="002B60D5">
                <w:rPr>
                  <w:rStyle w:val="Hyperlink"/>
                  <w:sz w:val="16"/>
                  <w:szCs w:val="16"/>
                </w:rPr>
                <w:t>ftp://pubftp-mte.itespp.org/Operational_Data/MTLF/</w:t>
              </w:r>
            </w:hyperlink>
          </w:p>
        </w:tc>
      </w:tr>
      <w:tr w:rsidR="00AE0A38" w:rsidRPr="0096317F" w14:paraId="76EA2837"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01272DEA" w14:textId="77777777" w:rsidR="00AE0A38" w:rsidRPr="00455199" w:rsidRDefault="002A5E8A" w:rsidP="00CE0EB0">
            <w:pPr>
              <w:contextualSpacing/>
              <w:rPr>
                <w:rFonts w:asciiTheme="minorHAnsi" w:eastAsiaTheme="minorHAnsi" w:hAnsiTheme="minorHAnsi" w:cstheme="minorBidi"/>
                <w:b w:val="0"/>
                <w:bCs w:val="0"/>
                <w:sz w:val="16"/>
                <w:szCs w:val="16"/>
              </w:rPr>
            </w:pPr>
            <w:r w:rsidRPr="00455199">
              <w:rPr>
                <w:rFonts w:asciiTheme="minorHAnsi" w:eastAsiaTheme="minorHAnsi" w:hAnsiTheme="minorHAnsi" w:cstheme="minorBidi"/>
                <w:b w:val="0"/>
                <w:bCs w:val="0"/>
                <w:sz w:val="16"/>
                <w:szCs w:val="16"/>
              </w:rPr>
              <w:lastRenderedPageBreak/>
              <w:t>Mid-Term Resource Forecast</w:t>
            </w:r>
          </w:p>
          <w:p w14:paraId="57192307" w14:textId="77777777" w:rsidR="00AE0A38" w:rsidRPr="002A5E8A" w:rsidRDefault="00AE0A38" w:rsidP="00CE0EB0">
            <w:pPr>
              <w:contextualSpacing/>
              <w:rPr>
                <w:rFonts w:asciiTheme="minorHAnsi" w:eastAsiaTheme="minorHAnsi" w:hAnsiTheme="minorHAnsi" w:cstheme="minorBidi"/>
                <w:b w:val="0"/>
                <w:bCs w:val="0"/>
                <w:sz w:val="16"/>
                <w:szCs w:val="16"/>
                <w:highlight w:val="yellow"/>
              </w:rPr>
            </w:pPr>
          </w:p>
          <w:p w14:paraId="7A61A626" w14:textId="77777777" w:rsidR="00AE0A38" w:rsidRPr="002A5E8A" w:rsidRDefault="00AE0A38" w:rsidP="00CE0EB0">
            <w:pPr>
              <w:contextualSpacing/>
              <w:rPr>
                <w:rFonts w:asciiTheme="minorHAnsi" w:eastAsiaTheme="minorHAnsi" w:hAnsiTheme="minorHAnsi" w:cstheme="minorBidi"/>
                <w:b w:val="0"/>
                <w:bCs w:val="0"/>
                <w:sz w:val="16"/>
                <w:szCs w:val="16"/>
                <w:highlight w:val="yellow"/>
              </w:rPr>
            </w:pPr>
          </w:p>
          <w:p w14:paraId="0F2FE69C" w14:textId="77777777" w:rsidR="00AE0A38" w:rsidRPr="002A5E8A" w:rsidRDefault="00AE0A38" w:rsidP="00CE0EB0">
            <w:pPr>
              <w:contextualSpacing/>
              <w:rPr>
                <w:rFonts w:asciiTheme="minorHAnsi" w:eastAsiaTheme="minorHAnsi" w:hAnsiTheme="minorHAnsi" w:cstheme="minorBidi"/>
                <w:b w:val="0"/>
                <w:bCs w:val="0"/>
                <w:sz w:val="16"/>
                <w:szCs w:val="16"/>
                <w:highlight w:val="yellow"/>
              </w:rPr>
            </w:pPr>
          </w:p>
        </w:tc>
        <w:tc>
          <w:tcPr>
            <w:tcW w:w="4742" w:type="dxa"/>
          </w:tcPr>
          <w:p w14:paraId="1B2A501E" w14:textId="38FEB8CF" w:rsidR="00920816" w:rsidRPr="00073EFD" w:rsidRDefault="00920816" w:rsidP="00CE0EB0">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sidRPr="00073EFD">
              <w:rPr>
                <w:sz w:val="16"/>
                <w:szCs w:val="16"/>
              </w:rPr>
              <w:t xml:space="preserve">PRD:  </w:t>
            </w:r>
            <w:hyperlink r:id="rId73" w:history="1">
              <w:r>
                <w:rPr>
                  <w:rStyle w:val="Hyperlink"/>
                  <w:sz w:val="16"/>
                  <w:szCs w:val="16"/>
                </w:rPr>
                <w:t>https://</w:t>
              </w:r>
              <w:r w:rsidR="001F025A">
                <w:rPr>
                  <w:rStyle w:val="Hyperlink"/>
                  <w:sz w:val="16"/>
                  <w:szCs w:val="16"/>
                </w:rPr>
                <w:t>portal.spp.org</w:t>
              </w:r>
              <w:r>
                <w:rPr>
                  <w:rStyle w:val="Hyperlink"/>
                  <w:sz w:val="16"/>
                  <w:szCs w:val="16"/>
                </w:rPr>
                <w:t>/pages/midterm-resource-forecast</w:t>
              </w:r>
            </w:hyperlink>
          </w:p>
          <w:p w14:paraId="41504825" w14:textId="77777777" w:rsidR="00920816" w:rsidRDefault="00920816"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5DB696E6" w14:textId="6A602B8C" w:rsidR="00AE0A38" w:rsidRDefault="00920816" w:rsidP="00CE0EB0">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74" w:history="1">
              <w:r w:rsidR="006A2953">
                <w:rPr>
                  <w:rStyle w:val="Hyperlink"/>
                  <w:sz w:val="16"/>
                  <w:szCs w:val="16"/>
                </w:rPr>
                <w:t>https://portal-mte.itespp.org/pages/midterm-resource-forecast</w:t>
              </w:r>
            </w:hyperlink>
          </w:p>
          <w:p w14:paraId="40C7EC3E"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tc>
        <w:tc>
          <w:tcPr>
            <w:tcW w:w="5760" w:type="dxa"/>
          </w:tcPr>
          <w:p w14:paraId="50BED592"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75" w:history="1">
              <w:r w:rsidR="008013AF">
                <w:rPr>
                  <w:rStyle w:val="Hyperlink"/>
                  <w:sz w:val="16"/>
                  <w:szCs w:val="16"/>
                </w:rPr>
                <w:t>ftp://pubftp.spp.org/Operational_Data/MTRF/</w:t>
              </w:r>
            </w:hyperlink>
            <w:r w:rsidRPr="00073EFD">
              <w:rPr>
                <w:sz w:val="16"/>
                <w:szCs w:val="16"/>
              </w:rPr>
              <w:t xml:space="preserve"> </w:t>
            </w:r>
          </w:p>
          <w:p w14:paraId="44143414" w14:textId="77777777"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561ECEA3"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hyperlink r:id="rId76" w:history="1">
              <w:r w:rsidR="008013AF">
                <w:rPr>
                  <w:rStyle w:val="Hyperlink"/>
                  <w:sz w:val="16"/>
                  <w:szCs w:val="16"/>
                </w:rPr>
                <w:t>ftp://pubftp-mte.itespp.org/Operational_Data/MTRF/</w:t>
              </w:r>
            </w:hyperlink>
          </w:p>
        </w:tc>
      </w:tr>
      <w:tr w:rsidR="00AE0A38" w:rsidRPr="0096317F" w14:paraId="07CD334C"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1015C07E" w14:textId="77777777" w:rsidR="00AE0A38" w:rsidRPr="00455199" w:rsidRDefault="00AE0A38" w:rsidP="00CE0EB0">
            <w:pPr>
              <w:contextualSpacing/>
              <w:rPr>
                <w:rFonts w:asciiTheme="minorHAnsi" w:eastAsiaTheme="minorHAnsi" w:hAnsiTheme="minorHAnsi" w:cstheme="minorBidi"/>
                <w:b w:val="0"/>
                <w:bCs w:val="0"/>
                <w:sz w:val="16"/>
                <w:szCs w:val="16"/>
              </w:rPr>
            </w:pPr>
            <w:r w:rsidRPr="00455199">
              <w:rPr>
                <w:rFonts w:asciiTheme="minorHAnsi" w:eastAsiaTheme="minorHAnsi" w:hAnsiTheme="minorHAnsi" w:cstheme="minorBidi"/>
                <w:b w:val="0"/>
                <w:bCs w:val="0"/>
                <w:sz w:val="16"/>
                <w:szCs w:val="16"/>
              </w:rPr>
              <w:t xml:space="preserve">Short-term </w:t>
            </w:r>
            <w:r w:rsidR="002A5E8A" w:rsidRPr="00455199">
              <w:rPr>
                <w:rFonts w:asciiTheme="minorHAnsi" w:eastAsiaTheme="minorHAnsi" w:hAnsiTheme="minorHAnsi" w:cstheme="minorBidi"/>
                <w:b w:val="0"/>
                <w:bCs w:val="0"/>
                <w:sz w:val="16"/>
                <w:szCs w:val="16"/>
              </w:rPr>
              <w:t xml:space="preserve">Resource </w:t>
            </w:r>
            <w:r w:rsidRPr="00455199">
              <w:rPr>
                <w:rFonts w:asciiTheme="minorHAnsi" w:eastAsiaTheme="minorHAnsi" w:hAnsiTheme="minorHAnsi" w:cstheme="minorBidi"/>
                <w:b w:val="0"/>
                <w:bCs w:val="0"/>
                <w:sz w:val="16"/>
                <w:szCs w:val="16"/>
              </w:rPr>
              <w:t>Forecast</w:t>
            </w:r>
          </w:p>
          <w:p w14:paraId="2D8654A7" w14:textId="77777777" w:rsidR="00AE0A38" w:rsidRPr="00455199" w:rsidRDefault="00AE0A38" w:rsidP="00CE0EB0">
            <w:pPr>
              <w:contextualSpacing/>
              <w:rPr>
                <w:rFonts w:asciiTheme="minorHAnsi" w:eastAsiaTheme="minorHAnsi" w:hAnsiTheme="minorHAnsi" w:cstheme="minorBidi"/>
                <w:b w:val="0"/>
                <w:bCs w:val="0"/>
                <w:sz w:val="16"/>
                <w:szCs w:val="16"/>
              </w:rPr>
            </w:pPr>
          </w:p>
        </w:tc>
        <w:tc>
          <w:tcPr>
            <w:tcW w:w="4742" w:type="dxa"/>
          </w:tcPr>
          <w:p w14:paraId="156A4AF6" w14:textId="64BA76D1" w:rsidR="00AE0A38" w:rsidRPr="00073EFD"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77" w:history="1">
              <w:r w:rsidR="00920816">
                <w:rPr>
                  <w:rStyle w:val="Hyperlink"/>
                  <w:sz w:val="16"/>
                  <w:szCs w:val="16"/>
                </w:rPr>
                <w:t>https://</w:t>
              </w:r>
              <w:r w:rsidR="001F025A">
                <w:rPr>
                  <w:rStyle w:val="Hyperlink"/>
                  <w:sz w:val="16"/>
                  <w:szCs w:val="16"/>
                </w:rPr>
                <w:t>portal.spp.org</w:t>
              </w:r>
              <w:r w:rsidR="00920816">
                <w:rPr>
                  <w:rStyle w:val="Hyperlink"/>
                  <w:sz w:val="16"/>
                  <w:szCs w:val="16"/>
                </w:rPr>
                <w:t>/pages/shortterm-resource-forecast</w:t>
              </w:r>
            </w:hyperlink>
            <w:r w:rsidRPr="00073EFD">
              <w:rPr>
                <w:sz w:val="16"/>
                <w:szCs w:val="16"/>
              </w:rPr>
              <w:t xml:space="preserve"> </w:t>
            </w:r>
          </w:p>
          <w:p w14:paraId="29CA6D00" w14:textId="77777777" w:rsidR="00AE0A38"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55C4643A" w14:textId="60CCCE2C" w:rsidR="00AE0A38" w:rsidRDefault="00AE0A38" w:rsidP="00CE0EB0">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Pr>
                <w:sz w:val="16"/>
                <w:szCs w:val="16"/>
              </w:rPr>
              <w:t>M</w:t>
            </w:r>
            <w:r w:rsidRPr="00073EFD">
              <w:rPr>
                <w:sz w:val="16"/>
                <w:szCs w:val="16"/>
              </w:rPr>
              <w:t xml:space="preserve">TE: </w:t>
            </w:r>
            <w:hyperlink r:id="rId78" w:history="1">
              <w:r w:rsidR="006A2953">
                <w:rPr>
                  <w:rStyle w:val="Hyperlink"/>
                  <w:sz w:val="16"/>
                  <w:szCs w:val="16"/>
                </w:rPr>
                <w:t>https://portal-mte.itespp.org/pages/shortterm-resource-forecast</w:t>
              </w:r>
            </w:hyperlink>
          </w:p>
          <w:p w14:paraId="6A45ECFE" w14:textId="77777777" w:rsidR="00AE0A38" w:rsidRPr="00073EFD"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17A1CA02" w14:textId="77777777" w:rsidR="00AE0A38" w:rsidRPr="00073EFD"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79" w:history="1">
              <w:r w:rsidR="008013AF">
                <w:rPr>
                  <w:rStyle w:val="Hyperlink"/>
                  <w:sz w:val="16"/>
                  <w:szCs w:val="16"/>
                </w:rPr>
                <w:t>ftp://pubftp.spp.org/Operational_Data/STRF/</w:t>
              </w:r>
            </w:hyperlink>
            <w:r w:rsidRPr="00073EFD">
              <w:rPr>
                <w:sz w:val="16"/>
                <w:szCs w:val="16"/>
              </w:rPr>
              <w:t xml:space="preserve"> </w:t>
            </w:r>
          </w:p>
          <w:p w14:paraId="34CF5A43" w14:textId="77777777" w:rsidR="00AE0A38"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11C68446" w14:textId="77777777" w:rsidR="00AE0A38" w:rsidRPr="00073EFD"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M</w:t>
            </w:r>
            <w:r w:rsidRPr="00073EFD">
              <w:rPr>
                <w:sz w:val="16"/>
                <w:szCs w:val="16"/>
              </w:rPr>
              <w:t xml:space="preserve">TE: </w:t>
            </w:r>
            <w:hyperlink r:id="rId80" w:history="1">
              <w:r w:rsidR="008013AF">
                <w:rPr>
                  <w:rStyle w:val="Hyperlink"/>
                  <w:sz w:val="16"/>
                  <w:szCs w:val="16"/>
                </w:rPr>
                <w:t>ftp://pubftp-mte.itespp.org/Operational_Data/STRF/</w:t>
              </w:r>
            </w:hyperlink>
          </w:p>
        </w:tc>
      </w:tr>
      <w:tr w:rsidR="00AE0A38" w:rsidRPr="0096317F" w14:paraId="1F871384"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635911F" w14:textId="77777777" w:rsidR="00AE0A38" w:rsidRPr="00073EFD" w:rsidRDefault="00AE0A38" w:rsidP="00CE0EB0">
            <w:pPr>
              <w:contextualSpacing/>
              <w:rPr>
                <w:b w:val="0"/>
                <w:bCs w:val="0"/>
                <w:sz w:val="16"/>
                <w:szCs w:val="16"/>
              </w:rPr>
            </w:pPr>
            <w:r w:rsidRPr="00846A72">
              <w:rPr>
                <w:rFonts w:asciiTheme="minorHAnsi" w:eastAsiaTheme="minorHAnsi" w:hAnsiTheme="minorHAnsi" w:cstheme="minorBidi"/>
                <w:b w:val="0"/>
                <w:bCs w:val="0"/>
                <w:sz w:val="16"/>
                <w:szCs w:val="16"/>
              </w:rPr>
              <w:t>Historical Offers</w:t>
            </w:r>
          </w:p>
        </w:tc>
        <w:tc>
          <w:tcPr>
            <w:tcW w:w="4742" w:type="dxa"/>
          </w:tcPr>
          <w:p w14:paraId="300D3A0A" w14:textId="78C66679"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PRD</w:t>
            </w:r>
            <w:r w:rsidRPr="00073EFD">
              <w:rPr>
                <w:sz w:val="16"/>
                <w:szCs w:val="16"/>
              </w:rPr>
              <w:t xml:space="preserve">: </w:t>
            </w:r>
            <w:hyperlink r:id="rId81" w:history="1">
              <w:r w:rsidR="00920816">
                <w:rPr>
                  <w:rStyle w:val="Hyperlink"/>
                  <w:sz w:val="16"/>
                  <w:szCs w:val="16"/>
                </w:rPr>
                <w:t>https://</w:t>
              </w:r>
              <w:r w:rsidR="001F025A">
                <w:rPr>
                  <w:rStyle w:val="Hyperlink"/>
                  <w:sz w:val="16"/>
                  <w:szCs w:val="16"/>
                </w:rPr>
                <w:t>portal.spp.org</w:t>
              </w:r>
              <w:r w:rsidR="00920816">
                <w:rPr>
                  <w:rStyle w:val="Hyperlink"/>
                  <w:sz w:val="16"/>
                  <w:szCs w:val="16"/>
                </w:rPr>
                <w:t>/groups/historical-offers</w:t>
              </w:r>
            </w:hyperlink>
          </w:p>
          <w:p w14:paraId="06785B11" w14:textId="77777777"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524A4EF3" w14:textId="0E49F46F"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hyperlink r:id="rId82" w:history="1">
              <w:r w:rsidR="006A2953">
                <w:rPr>
                  <w:rStyle w:val="Hyperlink"/>
                  <w:sz w:val="16"/>
                  <w:szCs w:val="16"/>
                </w:rPr>
                <w:t>https://portal-mte.itespp.org/groups/historical-offers</w:t>
              </w:r>
            </w:hyperlink>
            <w:r>
              <w:rPr>
                <w:sz w:val="16"/>
                <w:szCs w:val="16"/>
              </w:rPr>
              <w:t xml:space="preserve"> </w:t>
            </w:r>
          </w:p>
        </w:tc>
        <w:tc>
          <w:tcPr>
            <w:tcW w:w="5760" w:type="dxa"/>
          </w:tcPr>
          <w:p w14:paraId="07C3ADD4"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83" w:history="1">
              <w:r w:rsidRPr="002B60D5">
                <w:rPr>
                  <w:rStyle w:val="Hyperlink"/>
                  <w:sz w:val="16"/>
                  <w:szCs w:val="16"/>
                </w:rPr>
                <w:t>ftp://pubftp.spp.org/Markets/HistoricalOffers/</w:t>
              </w:r>
            </w:hyperlink>
            <w:r w:rsidRPr="00073EFD">
              <w:rPr>
                <w:sz w:val="16"/>
                <w:szCs w:val="16"/>
              </w:rPr>
              <w:t xml:space="preserve"> </w:t>
            </w:r>
          </w:p>
          <w:p w14:paraId="78F0408E" w14:textId="77777777"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33E97DAD"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hyperlink r:id="rId84" w:history="1">
              <w:r w:rsidRPr="002B60D5">
                <w:rPr>
                  <w:rStyle w:val="Hyperlink"/>
                  <w:sz w:val="16"/>
                  <w:szCs w:val="16"/>
                </w:rPr>
                <w:t>ftp://pubftp-mte.itespp.org/Markets/HistoricalOffers/</w:t>
              </w:r>
            </w:hyperlink>
            <w:r>
              <w:rPr>
                <w:sz w:val="16"/>
                <w:szCs w:val="16"/>
              </w:rPr>
              <w:t xml:space="preserve"> </w:t>
            </w:r>
          </w:p>
        </w:tc>
      </w:tr>
      <w:tr w:rsidR="00ED7560" w:rsidRPr="0096317F" w14:paraId="5063347D"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48617AE" w14:textId="77777777" w:rsidR="00ED7560" w:rsidRPr="00846A72" w:rsidRDefault="00ED7560" w:rsidP="00CE0EB0">
            <w:pPr>
              <w:contextualSpacing/>
              <w:rPr>
                <w:sz w:val="16"/>
                <w:szCs w:val="16"/>
              </w:rPr>
            </w:pPr>
          </w:p>
        </w:tc>
        <w:tc>
          <w:tcPr>
            <w:tcW w:w="4742" w:type="dxa"/>
          </w:tcPr>
          <w:p w14:paraId="0747674D" w14:textId="77777777" w:rsidR="00ED7560" w:rsidRDefault="00ED7560"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59529677" w14:textId="77777777" w:rsidR="00ED7560" w:rsidRPr="00073EFD" w:rsidRDefault="00ED7560"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tc>
      </w:tr>
      <w:tr w:rsidR="00ED7560" w:rsidRPr="00073EFD" w14:paraId="24D042E2"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20C5480" w14:textId="6E8A5AD0" w:rsidR="00ED7560" w:rsidRPr="00073EFD" w:rsidRDefault="00ED7560" w:rsidP="00CE0EB0">
            <w:pPr>
              <w:contextualSpacing/>
              <w:rPr>
                <w:b w:val="0"/>
                <w:bCs w:val="0"/>
                <w:sz w:val="16"/>
                <w:szCs w:val="16"/>
              </w:rPr>
            </w:pPr>
            <w:r>
              <w:rPr>
                <w:rFonts w:asciiTheme="minorHAnsi" w:eastAsiaTheme="minorHAnsi" w:hAnsiTheme="minorHAnsi" w:cstheme="minorBidi"/>
                <w:b w:val="0"/>
                <w:bCs w:val="0"/>
                <w:sz w:val="16"/>
                <w:szCs w:val="16"/>
              </w:rPr>
              <w:t>Ramp Uncertainty</w:t>
            </w:r>
          </w:p>
        </w:tc>
        <w:tc>
          <w:tcPr>
            <w:tcW w:w="4742" w:type="dxa"/>
          </w:tcPr>
          <w:p w14:paraId="1E1277F6" w14:textId="63AABF28" w:rsidR="00ED7560" w:rsidRDefault="00ED7560"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PRD</w:t>
            </w:r>
            <w:r w:rsidRPr="00073EFD">
              <w:rPr>
                <w:sz w:val="16"/>
                <w:szCs w:val="16"/>
              </w:rPr>
              <w:t xml:space="preserve">: </w:t>
            </w:r>
            <w:hyperlink r:id="rId85" w:history="1">
              <w:r w:rsidR="00920816">
                <w:rPr>
                  <w:rStyle w:val="Hyperlink"/>
                  <w:sz w:val="16"/>
                  <w:szCs w:val="16"/>
                </w:rPr>
                <w:t>https://</w:t>
              </w:r>
              <w:r w:rsidR="001F025A">
                <w:rPr>
                  <w:rStyle w:val="Hyperlink"/>
                  <w:sz w:val="16"/>
                  <w:szCs w:val="16"/>
                </w:rPr>
                <w:t>portal.spp.org</w:t>
              </w:r>
              <w:r w:rsidR="00920816">
                <w:rPr>
                  <w:rStyle w:val="Hyperlink"/>
                  <w:sz w:val="16"/>
                  <w:szCs w:val="16"/>
                </w:rPr>
                <w:t>/pages/ramp-uncertainty</w:t>
              </w:r>
            </w:hyperlink>
            <w:r>
              <w:rPr>
                <w:sz w:val="16"/>
                <w:szCs w:val="16"/>
              </w:rPr>
              <w:t xml:space="preserve"> </w:t>
            </w:r>
          </w:p>
          <w:p w14:paraId="4590DA74" w14:textId="77777777" w:rsidR="00ED7560" w:rsidRDefault="00ED7560"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611975EC" w14:textId="023D79AA" w:rsidR="00ED7560" w:rsidRPr="00073EFD" w:rsidRDefault="00ED7560"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hyperlink r:id="rId86" w:history="1">
              <w:r w:rsidR="006A2953">
                <w:rPr>
                  <w:rStyle w:val="Hyperlink"/>
                  <w:sz w:val="16"/>
                  <w:szCs w:val="16"/>
                </w:rPr>
                <w:t>https://portal-mte.itespp.org/pages/ramp-uncertainty</w:t>
              </w:r>
            </w:hyperlink>
            <w:r>
              <w:rPr>
                <w:sz w:val="16"/>
                <w:szCs w:val="16"/>
              </w:rPr>
              <w:t xml:space="preserve">  </w:t>
            </w:r>
          </w:p>
        </w:tc>
        <w:tc>
          <w:tcPr>
            <w:tcW w:w="5760" w:type="dxa"/>
          </w:tcPr>
          <w:p w14:paraId="28CDBA26" w14:textId="77777777" w:rsidR="00ED7560" w:rsidRPr="00073EFD" w:rsidRDefault="00ED7560"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87" w:history="1">
              <w:r w:rsidRPr="00375BB3">
                <w:rPr>
                  <w:rStyle w:val="Hyperlink"/>
                  <w:sz w:val="16"/>
                  <w:szCs w:val="16"/>
                </w:rPr>
                <w:t>ftp://pubftp.spp.org/Operations_Reports/</w:t>
              </w:r>
            </w:hyperlink>
            <w:r>
              <w:rPr>
                <w:sz w:val="16"/>
                <w:szCs w:val="16"/>
              </w:rPr>
              <w:t xml:space="preserve"> </w:t>
            </w:r>
            <w:r w:rsidRPr="00073EFD">
              <w:rPr>
                <w:sz w:val="16"/>
                <w:szCs w:val="16"/>
              </w:rPr>
              <w:t xml:space="preserve"> </w:t>
            </w:r>
          </w:p>
          <w:p w14:paraId="776B0E5B" w14:textId="77777777" w:rsidR="00ED7560" w:rsidRDefault="00ED7560"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6112AEFE" w14:textId="77777777" w:rsidR="00ED7560" w:rsidRPr="00073EFD" w:rsidRDefault="00ED7560"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hyperlink r:id="rId88" w:history="1">
              <w:r w:rsidRPr="00375BB3">
                <w:rPr>
                  <w:rStyle w:val="Hyperlink"/>
                  <w:sz w:val="16"/>
                  <w:szCs w:val="16"/>
                </w:rPr>
                <w:t>ftp://pubftp-mte.itespp.org/Operations_Reports/</w:t>
              </w:r>
            </w:hyperlink>
          </w:p>
        </w:tc>
      </w:tr>
      <w:tr w:rsidR="00AE0A38" w:rsidRPr="0096317F" w14:paraId="6E0ABE20"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1C04753D" w14:textId="77777777" w:rsidR="00AE0A38" w:rsidRPr="00073EFD" w:rsidRDefault="00AE0A38" w:rsidP="00CE0EB0">
            <w:pPr>
              <w:contextualSpacing/>
              <w:rPr>
                <w:b w:val="0"/>
                <w:bCs w:val="0"/>
                <w:sz w:val="16"/>
                <w:szCs w:val="16"/>
              </w:rPr>
            </w:pPr>
            <w:r w:rsidRPr="00846A72">
              <w:rPr>
                <w:rFonts w:asciiTheme="minorHAnsi" w:eastAsiaTheme="minorHAnsi" w:hAnsiTheme="minorHAnsi" w:cstheme="minorBidi"/>
                <w:b w:val="0"/>
                <w:bCs w:val="0"/>
                <w:sz w:val="16"/>
                <w:szCs w:val="16"/>
              </w:rPr>
              <w:t>Mileage Factor</w:t>
            </w:r>
          </w:p>
        </w:tc>
        <w:tc>
          <w:tcPr>
            <w:tcW w:w="4742" w:type="dxa"/>
          </w:tcPr>
          <w:p w14:paraId="7212672B" w14:textId="3D168CA3" w:rsidR="00AE0A38"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PRD</w:t>
            </w:r>
            <w:r w:rsidRPr="00073EFD">
              <w:rPr>
                <w:sz w:val="16"/>
                <w:szCs w:val="16"/>
              </w:rPr>
              <w:t xml:space="preserve">: </w:t>
            </w:r>
            <w:hyperlink r:id="rId89" w:history="1">
              <w:r w:rsidR="00920816">
                <w:rPr>
                  <w:rStyle w:val="Hyperlink"/>
                  <w:sz w:val="16"/>
                  <w:szCs w:val="16"/>
                </w:rPr>
                <w:t>https://</w:t>
              </w:r>
              <w:r w:rsidR="001F025A">
                <w:rPr>
                  <w:rStyle w:val="Hyperlink"/>
                  <w:sz w:val="16"/>
                  <w:szCs w:val="16"/>
                </w:rPr>
                <w:t>portal.spp.org</w:t>
              </w:r>
              <w:r w:rsidR="00920816">
                <w:rPr>
                  <w:rStyle w:val="Hyperlink"/>
                  <w:sz w:val="16"/>
                  <w:szCs w:val="16"/>
                </w:rPr>
                <w:t>/pages/operations-reports</w:t>
              </w:r>
            </w:hyperlink>
            <w:r>
              <w:rPr>
                <w:sz w:val="16"/>
                <w:szCs w:val="16"/>
              </w:rPr>
              <w:t xml:space="preserve"> </w:t>
            </w:r>
          </w:p>
          <w:p w14:paraId="470CDDCC" w14:textId="77777777" w:rsidR="00AE0A38"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53A5BAA4" w14:textId="47830D2E" w:rsidR="00AE0A38" w:rsidRPr="00073EFD"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M</w:t>
            </w:r>
            <w:r w:rsidRPr="00073EFD">
              <w:rPr>
                <w:sz w:val="16"/>
                <w:szCs w:val="16"/>
              </w:rPr>
              <w:t xml:space="preserve">TE: </w:t>
            </w:r>
            <w:hyperlink r:id="rId90" w:history="1">
              <w:r w:rsidR="006A2953">
                <w:rPr>
                  <w:rStyle w:val="Hyperlink"/>
                  <w:sz w:val="16"/>
                  <w:szCs w:val="16"/>
                </w:rPr>
                <w:t>https://portal-mte.itespp.org/pages/operations-reports</w:t>
              </w:r>
            </w:hyperlink>
            <w:r>
              <w:rPr>
                <w:sz w:val="16"/>
                <w:szCs w:val="16"/>
              </w:rPr>
              <w:t xml:space="preserve">  </w:t>
            </w:r>
          </w:p>
        </w:tc>
        <w:tc>
          <w:tcPr>
            <w:tcW w:w="5760" w:type="dxa"/>
          </w:tcPr>
          <w:p w14:paraId="17F61620" w14:textId="77777777" w:rsidR="00AE0A38" w:rsidRPr="00073EFD"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91" w:history="1">
              <w:r w:rsidRPr="00375BB3">
                <w:rPr>
                  <w:rStyle w:val="Hyperlink"/>
                  <w:sz w:val="16"/>
                  <w:szCs w:val="16"/>
                </w:rPr>
                <w:t>ftp://pubftp.spp.org/Operations_Reports/</w:t>
              </w:r>
            </w:hyperlink>
            <w:r>
              <w:rPr>
                <w:sz w:val="16"/>
                <w:szCs w:val="16"/>
              </w:rPr>
              <w:t xml:space="preserve"> </w:t>
            </w:r>
            <w:r w:rsidRPr="00073EFD">
              <w:rPr>
                <w:sz w:val="16"/>
                <w:szCs w:val="16"/>
              </w:rPr>
              <w:t xml:space="preserve"> </w:t>
            </w:r>
          </w:p>
          <w:p w14:paraId="56BB765B" w14:textId="77777777" w:rsidR="00AE0A38"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70B86BC1" w14:textId="77777777" w:rsidR="00AE0A38" w:rsidRPr="00073EFD" w:rsidRDefault="00AE0A38" w:rsidP="00CE0EB0">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M</w:t>
            </w:r>
            <w:r w:rsidRPr="00073EFD">
              <w:rPr>
                <w:sz w:val="16"/>
                <w:szCs w:val="16"/>
              </w:rPr>
              <w:t xml:space="preserve">TE: </w:t>
            </w:r>
            <w:hyperlink r:id="rId92" w:history="1">
              <w:r w:rsidRPr="00375BB3">
                <w:rPr>
                  <w:rStyle w:val="Hyperlink"/>
                  <w:sz w:val="16"/>
                  <w:szCs w:val="16"/>
                </w:rPr>
                <w:t>ftp://pubftp-mte.itespp.org/Operations_Reports/</w:t>
              </w:r>
            </w:hyperlink>
          </w:p>
        </w:tc>
      </w:tr>
      <w:tr w:rsidR="00AE0A38" w:rsidRPr="0096317F" w14:paraId="461CBB3A"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2D2CCAEF" w14:textId="61332A1A" w:rsidR="00AE0A38" w:rsidRPr="00073EFD" w:rsidRDefault="00B863F2" w:rsidP="00CE0EB0">
            <w:pPr>
              <w:contextualSpacing/>
              <w:rPr>
                <w:rFonts w:asciiTheme="minorHAnsi" w:eastAsiaTheme="minorHAnsi" w:hAnsiTheme="minorHAnsi" w:cstheme="minorBidi"/>
                <w:b w:val="0"/>
                <w:bCs w:val="0"/>
                <w:sz w:val="16"/>
                <w:szCs w:val="16"/>
              </w:rPr>
            </w:pPr>
            <w:r>
              <w:rPr>
                <w:rFonts w:asciiTheme="minorHAnsi" w:eastAsiaTheme="minorHAnsi" w:hAnsiTheme="minorHAnsi" w:cstheme="minorBidi"/>
                <w:b w:val="0"/>
                <w:bCs w:val="0"/>
                <w:sz w:val="16"/>
                <w:szCs w:val="16"/>
              </w:rPr>
              <w:t xml:space="preserve">RTBM </w:t>
            </w:r>
            <w:r w:rsidR="00AE0A38">
              <w:rPr>
                <w:rFonts w:asciiTheme="minorHAnsi" w:eastAsiaTheme="minorHAnsi" w:hAnsiTheme="minorHAnsi" w:cstheme="minorBidi"/>
                <w:b w:val="0"/>
                <w:bCs w:val="0"/>
                <w:sz w:val="16"/>
                <w:szCs w:val="16"/>
              </w:rPr>
              <w:t xml:space="preserve">Fuel </w:t>
            </w:r>
            <w:r w:rsidR="00875000">
              <w:rPr>
                <w:rFonts w:asciiTheme="minorHAnsi" w:eastAsiaTheme="minorHAnsi" w:hAnsiTheme="minorHAnsi" w:cstheme="minorBidi"/>
                <w:b w:val="0"/>
                <w:bCs w:val="0"/>
                <w:sz w:val="16"/>
                <w:szCs w:val="16"/>
              </w:rPr>
              <w:t>o</w:t>
            </w:r>
            <w:r w:rsidR="00AE0A38">
              <w:rPr>
                <w:rFonts w:asciiTheme="minorHAnsi" w:eastAsiaTheme="minorHAnsi" w:hAnsiTheme="minorHAnsi" w:cstheme="minorBidi"/>
                <w:b w:val="0"/>
                <w:bCs w:val="0"/>
                <w:sz w:val="16"/>
                <w:szCs w:val="16"/>
              </w:rPr>
              <w:t>n Margin</w:t>
            </w:r>
          </w:p>
        </w:tc>
        <w:tc>
          <w:tcPr>
            <w:tcW w:w="4742" w:type="dxa"/>
          </w:tcPr>
          <w:p w14:paraId="2A720FA9" w14:textId="1EA6FAA1"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93" w:history="1">
              <w:r w:rsidR="00920816">
                <w:rPr>
                  <w:rStyle w:val="Hyperlink"/>
                  <w:sz w:val="16"/>
                  <w:szCs w:val="16"/>
                </w:rPr>
                <w:t>https://</w:t>
              </w:r>
              <w:r w:rsidR="001F025A">
                <w:rPr>
                  <w:rStyle w:val="Hyperlink"/>
                  <w:sz w:val="16"/>
                  <w:szCs w:val="16"/>
                </w:rPr>
                <w:t>portal.spp.org</w:t>
              </w:r>
              <w:r w:rsidR="00920816">
                <w:rPr>
                  <w:rStyle w:val="Hyperlink"/>
                  <w:sz w:val="16"/>
                  <w:szCs w:val="16"/>
                </w:rPr>
                <w:t>/pages/fuel-on-margin</w:t>
              </w:r>
            </w:hyperlink>
            <w:r>
              <w:rPr>
                <w:rStyle w:val="Hyperlink"/>
                <w:sz w:val="16"/>
                <w:szCs w:val="16"/>
              </w:rPr>
              <w:t xml:space="preserve"> </w:t>
            </w:r>
          </w:p>
          <w:p w14:paraId="74CFA241" w14:textId="77777777"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17AED19A" w14:textId="2A720166"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Pr>
                <w:sz w:val="16"/>
                <w:szCs w:val="16"/>
              </w:rPr>
              <w:t xml:space="preserve">MTE: </w:t>
            </w:r>
            <w:hyperlink r:id="rId94" w:history="1">
              <w:r w:rsidR="004B6ACC">
                <w:rPr>
                  <w:rStyle w:val="Hyperlink"/>
                  <w:sz w:val="16"/>
                  <w:szCs w:val="16"/>
                </w:rPr>
                <w:t>https://portal-mte.itespp.org/pages/fuel-on-margin</w:t>
              </w:r>
            </w:hyperlink>
          </w:p>
          <w:p w14:paraId="5C908BFA" w14:textId="3CF82BA3" w:rsidR="00920816" w:rsidRPr="0078458C" w:rsidRDefault="00920816" w:rsidP="00CE0EB0">
            <w:pPr>
              <w:contextualSpacing/>
              <w:cnfStyle w:val="000000100000" w:firstRow="0" w:lastRow="0" w:firstColumn="0" w:lastColumn="0" w:oddVBand="0" w:evenVBand="0" w:oddHBand="1" w:evenHBand="0" w:firstRowFirstColumn="0" w:firstRowLastColumn="0" w:lastRowFirstColumn="0" w:lastRowLastColumn="0"/>
              <w:rPr>
                <w:color w:val="0000FF" w:themeColor="hyperlink"/>
                <w:sz w:val="16"/>
                <w:szCs w:val="16"/>
                <w:u w:val="single"/>
              </w:rPr>
            </w:pPr>
          </w:p>
        </w:tc>
        <w:tc>
          <w:tcPr>
            <w:tcW w:w="5760" w:type="dxa"/>
          </w:tcPr>
          <w:p w14:paraId="3056D31B"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w:t>
            </w:r>
            <w:hyperlink r:id="rId95" w:history="1">
              <w:r>
                <w:rPr>
                  <w:rStyle w:val="Hyperlink"/>
                  <w:sz w:val="16"/>
                  <w:szCs w:val="16"/>
                </w:rPr>
                <w:t>ftp://pubftp.spp.org/Markets/RTBM/FuelOnMargin/</w:t>
              </w:r>
            </w:hyperlink>
            <w:r w:rsidRPr="00073EFD">
              <w:rPr>
                <w:sz w:val="16"/>
                <w:szCs w:val="16"/>
              </w:rPr>
              <w:t xml:space="preserve"> </w:t>
            </w:r>
          </w:p>
          <w:p w14:paraId="0DED921F" w14:textId="77777777" w:rsidR="00AE0A38"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6E0B6489" w14:textId="77777777" w:rsidR="00AE0A38" w:rsidRPr="00073EFD" w:rsidRDefault="00AE0A38" w:rsidP="00CE0EB0">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96" w:history="1">
              <w:r>
                <w:rPr>
                  <w:rStyle w:val="Hyperlink"/>
                  <w:sz w:val="16"/>
                  <w:szCs w:val="16"/>
                </w:rPr>
                <w:t>ftp://pubftp-mte.itespp.org/Markets/RTBM/FuelOnMargin/</w:t>
              </w:r>
            </w:hyperlink>
          </w:p>
        </w:tc>
      </w:tr>
      <w:tr w:rsidR="00B863F2" w:rsidRPr="0096317F" w14:paraId="5A21677D"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DB9EE4C" w14:textId="3588731D" w:rsidR="00B863F2" w:rsidRDefault="00B863F2" w:rsidP="00B863F2">
            <w:pPr>
              <w:contextualSpacing/>
              <w:rPr>
                <w:b w:val="0"/>
                <w:bCs w:val="0"/>
                <w:sz w:val="16"/>
                <w:szCs w:val="16"/>
              </w:rPr>
            </w:pPr>
            <w:r>
              <w:rPr>
                <w:b w:val="0"/>
                <w:bCs w:val="0"/>
                <w:sz w:val="16"/>
                <w:szCs w:val="16"/>
              </w:rPr>
              <w:t>DAMKT Fuel on Margin</w:t>
            </w:r>
          </w:p>
        </w:tc>
        <w:tc>
          <w:tcPr>
            <w:tcW w:w="4742" w:type="dxa"/>
          </w:tcPr>
          <w:p w14:paraId="594BACF8" w14:textId="163E9F99"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97" w:history="1">
              <w:r w:rsidRPr="0039224B">
                <w:rPr>
                  <w:rStyle w:val="Hyperlink"/>
                  <w:sz w:val="16"/>
                  <w:szCs w:val="16"/>
                </w:rPr>
                <w:t>https://portal.spp.org/pages/day-ahead-fuel-on-margin</w:t>
              </w:r>
            </w:hyperlink>
            <w:r>
              <w:rPr>
                <w:sz w:val="16"/>
                <w:szCs w:val="16"/>
              </w:rPr>
              <w:t xml:space="preserve"> </w:t>
            </w:r>
          </w:p>
          <w:p w14:paraId="47378241"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378CE17D" w14:textId="00D93970"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Pr>
                <w:sz w:val="16"/>
                <w:szCs w:val="16"/>
              </w:rPr>
              <w:t xml:space="preserve">MTE: </w:t>
            </w:r>
            <w:hyperlink r:id="rId98" w:history="1">
              <w:r w:rsidRPr="0039224B">
                <w:rPr>
                  <w:rStyle w:val="Hyperlink"/>
                  <w:sz w:val="16"/>
                  <w:szCs w:val="16"/>
                </w:rPr>
                <w:t>https://portal-mte.itespp.org/pages/day-ahead-fuel-on-margin</w:t>
              </w:r>
            </w:hyperlink>
            <w:r>
              <w:rPr>
                <w:sz w:val="16"/>
                <w:szCs w:val="16"/>
              </w:rPr>
              <w:t xml:space="preserve"> </w:t>
            </w:r>
          </w:p>
          <w:p w14:paraId="10F7CFED" w14:textId="77777777"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32B34523" w14:textId="42D68194"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w:t>
            </w:r>
            <w:hyperlink r:id="rId99" w:history="1">
              <w:r w:rsidRPr="0039224B">
                <w:rPr>
                  <w:rStyle w:val="Hyperlink"/>
                  <w:sz w:val="16"/>
                  <w:szCs w:val="16"/>
                </w:rPr>
                <w:t>ftp://pubftp.spp.org/Markets/DA/DAFuelOnMargin/</w:t>
              </w:r>
            </w:hyperlink>
            <w:r>
              <w:rPr>
                <w:sz w:val="16"/>
                <w:szCs w:val="16"/>
              </w:rPr>
              <w:t xml:space="preserve"> </w:t>
            </w:r>
          </w:p>
          <w:p w14:paraId="2270298E"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0DF06362" w14:textId="119BE7C6"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100" w:history="1">
              <w:r w:rsidRPr="0039224B">
                <w:rPr>
                  <w:rStyle w:val="Hyperlink"/>
                  <w:sz w:val="16"/>
                  <w:szCs w:val="16"/>
                </w:rPr>
                <w:t>ftp://pubftp-mte.itespp.org/Markets/DA/DAFuelOnMargin/</w:t>
              </w:r>
            </w:hyperlink>
            <w:r>
              <w:rPr>
                <w:sz w:val="16"/>
                <w:szCs w:val="16"/>
              </w:rPr>
              <w:t xml:space="preserve"> </w:t>
            </w:r>
          </w:p>
        </w:tc>
      </w:tr>
      <w:tr w:rsidR="00B863F2" w:rsidRPr="0096317F" w14:paraId="09D46FCB"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574789CB" w14:textId="77777777" w:rsidR="00B863F2" w:rsidRDefault="00B863F2" w:rsidP="00B863F2">
            <w:pPr>
              <w:contextualSpacing/>
              <w:rPr>
                <w:sz w:val="16"/>
                <w:szCs w:val="16"/>
              </w:rPr>
            </w:pPr>
            <w:r w:rsidRPr="00756B31">
              <w:rPr>
                <w:rFonts w:asciiTheme="minorHAnsi" w:eastAsiaTheme="minorHAnsi" w:hAnsiTheme="minorHAnsi" w:cstheme="minorBidi"/>
                <w:b w:val="0"/>
                <w:bCs w:val="0"/>
                <w:sz w:val="16"/>
                <w:szCs w:val="16"/>
              </w:rPr>
              <w:t>Regulation Performance by MP</w:t>
            </w:r>
          </w:p>
        </w:tc>
        <w:tc>
          <w:tcPr>
            <w:tcW w:w="4742" w:type="dxa"/>
          </w:tcPr>
          <w:p w14:paraId="6E7E15E6" w14:textId="394CF7AE"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Pr>
                <w:sz w:val="16"/>
                <w:szCs w:val="16"/>
              </w:rPr>
              <w:t xml:space="preserve">PRD: </w:t>
            </w:r>
            <w:hyperlink r:id="rId101" w:history="1">
              <w:r>
                <w:rPr>
                  <w:rStyle w:val="Hyperlink"/>
                  <w:sz w:val="16"/>
                  <w:szCs w:val="16"/>
                </w:rPr>
                <w:t>https://portal.spp.org/pages/regulation-performance-by-mp</w:t>
              </w:r>
            </w:hyperlink>
            <w:r>
              <w:rPr>
                <w:rStyle w:val="Hyperlink"/>
                <w:sz w:val="16"/>
                <w:szCs w:val="16"/>
              </w:rPr>
              <w:t xml:space="preserve"> </w:t>
            </w:r>
          </w:p>
          <w:p w14:paraId="761AFAA2"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p>
          <w:p w14:paraId="040E1037" w14:textId="6B8033E9"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102" w:history="1">
              <w:r>
                <w:rPr>
                  <w:rStyle w:val="Hyperlink"/>
                  <w:sz w:val="16"/>
                  <w:szCs w:val="16"/>
                </w:rPr>
                <w:t>N/A</w:t>
              </w:r>
            </w:hyperlink>
          </w:p>
        </w:tc>
        <w:tc>
          <w:tcPr>
            <w:tcW w:w="5760" w:type="dxa"/>
          </w:tcPr>
          <w:p w14:paraId="2A90CF18" w14:textId="77777777"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103" w:history="1">
              <w:r>
                <w:rPr>
                  <w:rStyle w:val="Hyperlink"/>
                  <w:sz w:val="16"/>
                  <w:szCs w:val="16"/>
                </w:rPr>
                <w:t>ftp://pubftp.spp.org/Operations_Reports/RegulationPerformanceByMP</w:t>
              </w:r>
            </w:hyperlink>
            <w:r>
              <w:rPr>
                <w:sz w:val="16"/>
                <w:szCs w:val="16"/>
              </w:rPr>
              <w:t xml:space="preserve"> </w:t>
            </w:r>
            <w:r w:rsidRPr="00073EFD">
              <w:rPr>
                <w:sz w:val="16"/>
                <w:szCs w:val="16"/>
              </w:rPr>
              <w:t xml:space="preserve"> </w:t>
            </w:r>
          </w:p>
          <w:p w14:paraId="10659FA4"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25AA1AD7" w14:textId="77777777"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w:t>
            </w:r>
            <w:r w:rsidRPr="00073EFD">
              <w:rPr>
                <w:sz w:val="16"/>
                <w:szCs w:val="16"/>
              </w:rPr>
              <w:t xml:space="preserve">TE: </w:t>
            </w:r>
            <w:r w:rsidRPr="00AF2CFD">
              <w:rPr>
                <w:sz w:val="16"/>
                <w:szCs w:val="16"/>
              </w:rPr>
              <w:t>N/A</w:t>
            </w:r>
          </w:p>
        </w:tc>
      </w:tr>
      <w:tr w:rsidR="00B863F2" w:rsidRPr="000977C9" w14:paraId="7F8A7800"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5D16F60" w14:textId="77777777" w:rsidR="00B863F2" w:rsidRPr="000977C9" w:rsidRDefault="00B863F2" w:rsidP="00B863F2">
            <w:pPr>
              <w:contextualSpacing/>
              <w:rPr>
                <w:b w:val="0"/>
                <w:bCs w:val="0"/>
                <w:sz w:val="16"/>
                <w:szCs w:val="16"/>
              </w:rPr>
            </w:pPr>
            <w:r w:rsidRPr="000977C9">
              <w:rPr>
                <w:b w:val="0"/>
                <w:bCs w:val="0"/>
                <w:sz w:val="16"/>
                <w:szCs w:val="16"/>
              </w:rPr>
              <w:t>Ramp Sharing</w:t>
            </w:r>
          </w:p>
        </w:tc>
        <w:tc>
          <w:tcPr>
            <w:tcW w:w="4742" w:type="dxa"/>
          </w:tcPr>
          <w:p w14:paraId="3EAA8B4B" w14:textId="5B9A6412"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PRD: </w:t>
            </w:r>
            <w:hyperlink r:id="rId104" w:history="1">
              <w:r>
                <w:rPr>
                  <w:rStyle w:val="Hyperlink"/>
                  <w:sz w:val="16"/>
                  <w:szCs w:val="16"/>
                </w:rPr>
                <w:t>https://portal.spp.org/pages/ramp-sharing</w:t>
              </w:r>
            </w:hyperlink>
          </w:p>
          <w:p w14:paraId="2FAE98C9"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58281702" w14:textId="79C1CD8B"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MTE: </w:t>
            </w:r>
            <w:hyperlink r:id="rId105" w:history="1">
              <w:r>
                <w:rPr>
                  <w:rStyle w:val="Hyperlink"/>
                  <w:sz w:val="16"/>
                  <w:szCs w:val="16"/>
                </w:rPr>
                <w:t>https://portal-mte.itespp.org/pages/ramp-sharing</w:t>
              </w:r>
            </w:hyperlink>
            <w:r w:rsidRPr="000977C9">
              <w:rPr>
                <w:sz w:val="16"/>
                <w:szCs w:val="16"/>
              </w:rPr>
              <w:t xml:space="preserve"> </w:t>
            </w:r>
          </w:p>
        </w:tc>
        <w:tc>
          <w:tcPr>
            <w:tcW w:w="5760" w:type="dxa"/>
          </w:tcPr>
          <w:p w14:paraId="15078637"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PRD: </w:t>
            </w:r>
            <w:hyperlink r:id="rId106" w:history="1">
              <w:r w:rsidRPr="000977C9">
                <w:rPr>
                  <w:rStyle w:val="Hyperlink"/>
                  <w:sz w:val="16"/>
                  <w:szCs w:val="16"/>
                </w:rPr>
                <w:t>ftp://pubftp.spp.org/Markets/RampSharing/</w:t>
              </w:r>
            </w:hyperlink>
            <w:r w:rsidRPr="000977C9">
              <w:rPr>
                <w:sz w:val="16"/>
                <w:szCs w:val="16"/>
              </w:rPr>
              <w:t xml:space="preserve"> </w:t>
            </w:r>
          </w:p>
          <w:p w14:paraId="5CB4A154"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189DF9F2"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MTE: </w:t>
            </w:r>
            <w:hyperlink r:id="rId107" w:history="1">
              <w:r w:rsidRPr="000977C9">
                <w:rPr>
                  <w:rStyle w:val="Hyperlink"/>
                  <w:sz w:val="16"/>
                  <w:szCs w:val="16"/>
                </w:rPr>
                <w:t>ftp://pubftp-mte.itespp.org/Markets/RampSharing/</w:t>
              </w:r>
            </w:hyperlink>
            <w:r w:rsidRPr="000977C9">
              <w:rPr>
                <w:sz w:val="16"/>
                <w:szCs w:val="16"/>
              </w:rPr>
              <w:t xml:space="preserve"> </w:t>
            </w:r>
          </w:p>
        </w:tc>
      </w:tr>
      <w:tr w:rsidR="00B863F2" w:rsidRPr="000977C9" w14:paraId="4180CD35"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7E2A95F3" w14:textId="77777777" w:rsidR="00B863F2" w:rsidRPr="000977C9" w:rsidRDefault="00B863F2" w:rsidP="00B863F2">
            <w:pPr>
              <w:contextualSpacing/>
              <w:rPr>
                <w:b w:val="0"/>
                <w:bCs w:val="0"/>
                <w:sz w:val="16"/>
                <w:szCs w:val="16"/>
              </w:rPr>
            </w:pPr>
            <w:r w:rsidRPr="000977C9">
              <w:rPr>
                <w:b w:val="0"/>
                <w:bCs w:val="0"/>
                <w:sz w:val="16"/>
                <w:szCs w:val="16"/>
              </w:rPr>
              <w:t>M2M Flowgate List</w:t>
            </w:r>
          </w:p>
        </w:tc>
        <w:tc>
          <w:tcPr>
            <w:tcW w:w="4742" w:type="dxa"/>
          </w:tcPr>
          <w:p w14:paraId="42C79884" w14:textId="27310496" w:rsidR="00B863F2" w:rsidRPr="000977C9" w:rsidRDefault="00B863F2" w:rsidP="00B863F2">
            <w:pPr>
              <w:contextualSpacing/>
              <w:cnfStyle w:val="000000100000" w:firstRow="0" w:lastRow="0" w:firstColumn="0" w:lastColumn="0" w:oddVBand="0" w:evenVBand="0" w:oddHBand="1" w:evenHBand="0" w:firstRowFirstColumn="0" w:firstRowLastColumn="0" w:lastRowFirstColumn="0" w:lastRowLastColumn="0"/>
              <w:rPr>
                <w:bCs/>
                <w:sz w:val="16"/>
                <w:szCs w:val="16"/>
              </w:rPr>
            </w:pPr>
            <w:r w:rsidRPr="000977C9">
              <w:rPr>
                <w:bCs/>
                <w:sz w:val="16"/>
                <w:szCs w:val="16"/>
              </w:rPr>
              <w:t xml:space="preserve">PRD: </w:t>
            </w:r>
            <w:hyperlink r:id="rId108" w:history="1">
              <w:r>
                <w:rPr>
                  <w:rStyle w:val="Hyperlink"/>
                  <w:bCs/>
                  <w:sz w:val="16"/>
                  <w:szCs w:val="16"/>
                </w:rPr>
                <w:t>https://portal.spp.org/pages/m2m-flowgate-list</w:t>
              </w:r>
            </w:hyperlink>
          </w:p>
          <w:p w14:paraId="7E32E8ED" w14:textId="77777777" w:rsidR="00B863F2" w:rsidRPr="000977C9" w:rsidRDefault="00B863F2" w:rsidP="00B863F2">
            <w:pPr>
              <w:contextualSpacing/>
              <w:cnfStyle w:val="000000100000" w:firstRow="0" w:lastRow="0" w:firstColumn="0" w:lastColumn="0" w:oddVBand="0" w:evenVBand="0" w:oddHBand="1" w:evenHBand="0" w:firstRowFirstColumn="0" w:firstRowLastColumn="0" w:lastRowFirstColumn="0" w:lastRowLastColumn="0"/>
              <w:rPr>
                <w:bCs/>
                <w:sz w:val="16"/>
                <w:szCs w:val="16"/>
              </w:rPr>
            </w:pPr>
          </w:p>
          <w:p w14:paraId="021EB84C" w14:textId="2AF752EA" w:rsidR="00B863F2" w:rsidRPr="000977C9"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977C9">
              <w:rPr>
                <w:bCs/>
                <w:sz w:val="16"/>
                <w:szCs w:val="16"/>
              </w:rPr>
              <w:t xml:space="preserve">MTE: </w:t>
            </w:r>
            <w:hyperlink r:id="rId109" w:history="1">
              <w:r>
                <w:rPr>
                  <w:rStyle w:val="Hyperlink"/>
                  <w:bCs/>
                  <w:sz w:val="16"/>
                  <w:szCs w:val="16"/>
                </w:rPr>
                <w:t>https://portal-mte.itespp.org/pages/m2m-flowgate-list</w:t>
              </w:r>
            </w:hyperlink>
            <w:r w:rsidRPr="000977C9">
              <w:rPr>
                <w:bCs/>
                <w:sz w:val="16"/>
                <w:szCs w:val="16"/>
              </w:rPr>
              <w:t xml:space="preserve">  </w:t>
            </w:r>
          </w:p>
        </w:tc>
        <w:tc>
          <w:tcPr>
            <w:tcW w:w="5760" w:type="dxa"/>
          </w:tcPr>
          <w:p w14:paraId="6F90FA2C" w14:textId="77777777" w:rsidR="00B863F2" w:rsidRPr="000977C9" w:rsidRDefault="00B863F2" w:rsidP="00B863F2">
            <w:pPr>
              <w:contextualSpacing/>
              <w:cnfStyle w:val="000000100000" w:firstRow="0" w:lastRow="0" w:firstColumn="0" w:lastColumn="0" w:oddVBand="0" w:evenVBand="0" w:oddHBand="1" w:evenHBand="0" w:firstRowFirstColumn="0" w:firstRowLastColumn="0" w:lastRowFirstColumn="0" w:lastRowLastColumn="0"/>
              <w:rPr>
                <w:bCs/>
                <w:sz w:val="16"/>
                <w:szCs w:val="16"/>
              </w:rPr>
            </w:pPr>
            <w:r w:rsidRPr="000977C9">
              <w:rPr>
                <w:bCs/>
                <w:sz w:val="16"/>
                <w:szCs w:val="16"/>
              </w:rPr>
              <w:t xml:space="preserve">PRD: </w:t>
            </w:r>
            <w:hyperlink r:id="rId110" w:history="1">
              <w:r w:rsidRPr="000977C9">
                <w:rPr>
                  <w:rStyle w:val="Hyperlink"/>
                  <w:bCs/>
                  <w:sz w:val="16"/>
                  <w:szCs w:val="16"/>
                </w:rPr>
                <w:t>ftp://pubftp.spp.org/Markets/MarketToMarket/M2MFlowgateList/</w:t>
              </w:r>
            </w:hyperlink>
            <w:r w:rsidRPr="000977C9">
              <w:rPr>
                <w:bCs/>
                <w:sz w:val="16"/>
                <w:szCs w:val="16"/>
              </w:rPr>
              <w:t xml:space="preserve"> </w:t>
            </w:r>
          </w:p>
          <w:p w14:paraId="27DA5D87" w14:textId="77777777" w:rsidR="00B863F2" w:rsidRPr="000977C9" w:rsidRDefault="00B863F2" w:rsidP="00B863F2">
            <w:pPr>
              <w:contextualSpacing/>
              <w:cnfStyle w:val="000000100000" w:firstRow="0" w:lastRow="0" w:firstColumn="0" w:lastColumn="0" w:oddVBand="0" w:evenVBand="0" w:oddHBand="1" w:evenHBand="0" w:firstRowFirstColumn="0" w:firstRowLastColumn="0" w:lastRowFirstColumn="0" w:lastRowLastColumn="0"/>
              <w:rPr>
                <w:bCs/>
                <w:sz w:val="16"/>
                <w:szCs w:val="16"/>
              </w:rPr>
            </w:pPr>
          </w:p>
          <w:p w14:paraId="7F42D20A" w14:textId="77777777" w:rsidR="00B863F2" w:rsidRPr="000977C9"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977C9">
              <w:rPr>
                <w:bCs/>
                <w:sz w:val="16"/>
                <w:szCs w:val="16"/>
              </w:rPr>
              <w:t xml:space="preserve">MTE: </w:t>
            </w:r>
            <w:hyperlink r:id="rId111" w:history="1">
              <w:r w:rsidRPr="000977C9">
                <w:rPr>
                  <w:rStyle w:val="Hyperlink"/>
                  <w:bCs/>
                  <w:sz w:val="16"/>
                  <w:szCs w:val="16"/>
                </w:rPr>
                <w:t>ftp://pubftp-mte.itespp.org/Markets/MarketToMarket/M2MFlowgateList/</w:t>
              </w:r>
            </w:hyperlink>
          </w:p>
        </w:tc>
      </w:tr>
      <w:tr w:rsidR="00B863F2" w:rsidRPr="000977C9" w14:paraId="06EA4E3A"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054D4299" w14:textId="77777777" w:rsidR="00B863F2" w:rsidRPr="000977C9" w:rsidRDefault="00B863F2" w:rsidP="00B863F2">
            <w:pPr>
              <w:contextualSpacing/>
              <w:rPr>
                <w:b w:val="0"/>
                <w:bCs w:val="0"/>
                <w:sz w:val="16"/>
                <w:szCs w:val="16"/>
              </w:rPr>
            </w:pPr>
            <w:r w:rsidRPr="000977C9">
              <w:rPr>
                <w:b w:val="0"/>
                <w:bCs w:val="0"/>
                <w:sz w:val="16"/>
                <w:szCs w:val="16"/>
              </w:rPr>
              <w:t>Allocations on SPP Flowgates</w:t>
            </w:r>
          </w:p>
        </w:tc>
        <w:tc>
          <w:tcPr>
            <w:tcW w:w="4742" w:type="dxa"/>
          </w:tcPr>
          <w:p w14:paraId="0000A0FB" w14:textId="7A059156"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PRD: </w:t>
            </w:r>
            <w:hyperlink r:id="rId112" w:history="1">
              <w:r>
                <w:rPr>
                  <w:rStyle w:val="Hyperlink"/>
                  <w:sz w:val="16"/>
                  <w:szCs w:val="16"/>
                </w:rPr>
                <w:t>https://portal.spp.org/pages/allocations-on-spp-flowgates</w:t>
              </w:r>
            </w:hyperlink>
          </w:p>
          <w:p w14:paraId="332C75E8"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4BB40C04" w14:textId="6C791B2A"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MTE: </w:t>
            </w:r>
            <w:hyperlink r:id="rId113" w:history="1">
              <w:r>
                <w:rPr>
                  <w:rStyle w:val="Hyperlink"/>
                  <w:sz w:val="16"/>
                  <w:szCs w:val="16"/>
                </w:rPr>
                <w:t>https://portal-mte.itespp.org/pages/allocations-on-spp-flowgates</w:t>
              </w:r>
            </w:hyperlink>
            <w:r w:rsidRPr="000977C9">
              <w:rPr>
                <w:sz w:val="16"/>
                <w:szCs w:val="16"/>
              </w:rPr>
              <w:t xml:space="preserve"> </w:t>
            </w:r>
          </w:p>
        </w:tc>
        <w:tc>
          <w:tcPr>
            <w:tcW w:w="5760" w:type="dxa"/>
          </w:tcPr>
          <w:p w14:paraId="553DC8B3"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PRD: </w:t>
            </w:r>
            <w:hyperlink r:id="rId114" w:history="1">
              <w:r w:rsidRPr="000977C9">
                <w:rPr>
                  <w:rStyle w:val="Hyperlink"/>
                  <w:sz w:val="16"/>
                  <w:szCs w:val="16"/>
                </w:rPr>
                <w:t>ftp://pubftp.spp.org/Markets/MarketToMarket/AllocationsOnSPPFlowgates/</w:t>
              </w:r>
            </w:hyperlink>
            <w:r w:rsidRPr="000977C9">
              <w:rPr>
                <w:sz w:val="16"/>
                <w:szCs w:val="16"/>
              </w:rPr>
              <w:t xml:space="preserve"> </w:t>
            </w:r>
          </w:p>
          <w:p w14:paraId="3E494D4D"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1D274762"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MTE: </w:t>
            </w:r>
            <w:hyperlink r:id="rId115" w:history="1">
              <w:r w:rsidRPr="000977C9">
                <w:rPr>
                  <w:rStyle w:val="Hyperlink"/>
                  <w:sz w:val="16"/>
                  <w:szCs w:val="16"/>
                </w:rPr>
                <w:t>ftp://pubftp-mte.itespp.org/Markets/MarketToMarket/AllocationsOnSPPFlowgates/</w:t>
              </w:r>
            </w:hyperlink>
            <w:r w:rsidRPr="000977C9">
              <w:rPr>
                <w:sz w:val="16"/>
                <w:szCs w:val="16"/>
              </w:rPr>
              <w:t xml:space="preserve"> </w:t>
            </w:r>
          </w:p>
        </w:tc>
      </w:tr>
      <w:tr w:rsidR="00B863F2" w:rsidRPr="000977C9" w14:paraId="22D97604"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5C7AF74" w14:textId="77777777" w:rsidR="00B863F2" w:rsidRPr="000977C9" w:rsidRDefault="00B863F2" w:rsidP="00B863F2">
            <w:pPr>
              <w:contextualSpacing/>
              <w:rPr>
                <w:b w:val="0"/>
                <w:bCs w:val="0"/>
                <w:sz w:val="16"/>
                <w:szCs w:val="16"/>
              </w:rPr>
            </w:pPr>
            <w:r w:rsidRPr="000977C9">
              <w:rPr>
                <w:b w:val="0"/>
                <w:bCs w:val="0"/>
                <w:sz w:val="16"/>
                <w:szCs w:val="16"/>
              </w:rPr>
              <w:t>FFE on M2M Flowgates</w:t>
            </w:r>
          </w:p>
        </w:tc>
        <w:tc>
          <w:tcPr>
            <w:tcW w:w="4742" w:type="dxa"/>
          </w:tcPr>
          <w:p w14:paraId="38A2F1AC" w14:textId="1793D4A9" w:rsidR="00B863F2" w:rsidRPr="000977C9"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977C9">
              <w:rPr>
                <w:sz w:val="16"/>
                <w:szCs w:val="16"/>
              </w:rPr>
              <w:t xml:space="preserve">PRD: </w:t>
            </w:r>
            <w:hyperlink r:id="rId116" w:history="1">
              <w:r>
                <w:rPr>
                  <w:rStyle w:val="Hyperlink"/>
                  <w:sz w:val="16"/>
                  <w:szCs w:val="16"/>
                </w:rPr>
                <w:t>https://portal.spp.org/pages/ffe-on-m2m-flowgates</w:t>
              </w:r>
            </w:hyperlink>
          </w:p>
          <w:p w14:paraId="5E1E28FA" w14:textId="77777777" w:rsidR="00B863F2" w:rsidRPr="000977C9"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4616E253" w14:textId="1EF46A00" w:rsidR="00B863F2" w:rsidRPr="000977C9"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977C9">
              <w:rPr>
                <w:sz w:val="16"/>
                <w:szCs w:val="16"/>
              </w:rPr>
              <w:t xml:space="preserve">MTE: </w:t>
            </w:r>
            <w:hyperlink r:id="rId117" w:history="1">
              <w:r>
                <w:rPr>
                  <w:rStyle w:val="Hyperlink"/>
                  <w:sz w:val="16"/>
                  <w:szCs w:val="16"/>
                </w:rPr>
                <w:t>https://portal-mte.itespp.org/pages/ffe-on-m2m-flowgates</w:t>
              </w:r>
            </w:hyperlink>
          </w:p>
        </w:tc>
        <w:tc>
          <w:tcPr>
            <w:tcW w:w="5760" w:type="dxa"/>
          </w:tcPr>
          <w:p w14:paraId="76F56C61" w14:textId="77777777" w:rsidR="00B863F2" w:rsidRPr="000977C9"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977C9">
              <w:rPr>
                <w:sz w:val="16"/>
                <w:szCs w:val="16"/>
              </w:rPr>
              <w:t xml:space="preserve">PRD: </w:t>
            </w:r>
            <w:hyperlink r:id="rId118" w:history="1">
              <w:r w:rsidRPr="000977C9">
                <w:rPr>
                  <w:rStyle w:val="Hyperlink"/>
                  <w:sz w:val="16"/>
                  <w:szCs w:val="16"/>
                </w:rPr>
                <w:t>ftp://pubftp.spp.org/Markets/MarketToMarket/FFEOnM2MFlowgates/</w:t>
              </w:r>
            </w:hyperlink>
            <w:r w:rsidRPr="000977C9">
              <w:rPr>
                <w:sz w:val="16"/>
                <w:szCs w:val="16"/>
              </w:rPr>
              <w:t xml:space="preserve"> </w:t>
            </w:r>
          </w:p>
          <w:p w14:paraId="404BCA76"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36A2E935" w14:textId="77777777" w:rsidR="00B863F2" w:rsidRPr="000977C9"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977C9">
              <w:rPr>
                <w:sz w:val="16"/>
                <w:szCs w:val="16"/>
              </w:rPr>
              <w:t xml:space="preserve">MTE: </w:t>
            </w:r>
            <w:hyperlink r:id="rId119" w:history="1">
              <w:r w:rsidRPr="00D15D19">
                <w:rPr>
                  <w:rStyle w:val="Hyperlink"/>
                  <w:sz w:val="16"/>
                  <w:szCs w:val="16"/>
                </w:rPr>
                <w:t>ftp://pubftp-mte.itespp.org/Markets/MarketToMarket/FFEOnM2MFlowgates/</w:t>
              </w:r>
            </w:hyperlink>
            <w:r w:rsidRPr="000977C9">
              <w:rPr>
                <w:sz w:val="16"/>
                <w:szCs w:val="16"/>
              </w:rPr>
              <w:t xml:space="preserve"> </w:t>
            </w:r>
          </w:p>
        </w:tc>
      </w:tr>
      <w:tr w:rsidR="00B863F2" w:rsidRPr="000977C9" w14:paraId="3AFFCDB2"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0B91302D" w14:textId="77777777" w:rsidR="00B863F2" w:rsidRPr="000977C9" w:rsidRDefault="00B863F2" w:rsidP="00B863F2">
            <w:pPr>
              <w:contextualSpacing/>
              <w:rPr>
                <w:b w:val="0"/>
                <w:bCs w:val="0"/>
                <w:sz w:val="16"/>
                <w:szCs w:val="16"/>
              </w:rPr>
            </w:pPr>
            <w:r w:rsidRPr="000977C9">
              <w:rPr>
                <w:b w:val="0"/>
                <w:bCs w:val="0"/>
                <w:sz w:val="16"/>
                <w:szCs w:val="16"/>
              </w:rPr>
              <w:t>Forecast vs. Actual</w:t>
            </w:r>
          </w:p>
        </w:tc>
        <w:tc>
          <w:tcPr>
            <w:tcW w:w="4742" w:type="dxa"/>
          </w:tcPr>
          <w:p w14:paraId="5BF1F514" w14:textId="5B597AC1"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PRD: </w:t>
            </w:r>
            <w:hyperlink r:id="rId120" w:history="1">
              <w:r w:rsidRPr="000977C9">
                <w:rPr>
                  <w:rStyle w:val="Hyperlink"/>
                  <w:sz w:val="16"/>
                  <w:szCs w:val="16"/>
                </w:rPr>
                <w:t>https://</w:t>
              </w:r>
              <w:r>
                <w:rPr>
                  <w:rStyle w:val="Hyperlink"/>
                  <w:sz w:val="16"/>
                  <w:szCs w:val="16"/>
                </w:rPr>
                <w:t>portal.spp.org</w:t>
              </w:r>
              <w:r w:rsidRPr="000977C9">
                <w:rPr>
                  <w:rStyle w:val="Hyperlink"/>
                  <w:sz w:val="16"/>
                  <w:szCs w:val="16"/>
                </w:rPr>
                <w:t>/web/guest/forecast-vs.-actual</w:t>
              </w:r>
            </w:hyperlink>
          </w:p>
          <w:p w14:paraId="6C53EC16"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6A94F071" w14:textId="2AA68E54"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MTE: </w:t>
            </w:r>
            <w:hyperlink r:id="rId121" w:history="1">
              <w:r>
                <w:rPr>
                  <w:rStyle w:val="Hyperlink"/>
                  <w:sz w:val="16"/>
                  <w:szCs w:val="16"/>
                </w:rPr>
                <w:t>https://portal-mte.itespp.org/load-forecast-vs.-actual</w:t>
              </w:r>
            </w:hyperlink>
            <w:r w:rsidRPr="000977C9">
              <w:rPr>
                <w:sz w:val="16"/>
                <w:szCs w:val="16"/>
              </w:rPr>
              <w:t xml:space="preserve"> </w:t>
            </w:r>
          </w:p>
        </w:tc>
        <w:tc>
          <w:tcPr>
            <w:tcW w:w="5760" w:type="dxa"/>
          </w:tcPr>
          <w:p w14:paraId="6ED900FB"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PRD: </w:t>
            </w:r>
            <w:hyperlink r:id="rId122" w:history="1">
              <w:r w:rsidRPr="000977C9">
                <w:rPr>
                  <w:rStyle w:val="Hyperlink"/>
                  <w:sz w:val="16"/>
                  <w:szCs w:val="16"/>
                </w:rPr>
                <w:t>ftp://pubftp.spp.org/Operational_Data/Forecast_Graph/</w:t>
              </w:r>
            </w:hyperlink>
            <w:r w:rsidRPr="000977C9">
              <w:rPr>
                <w:sz w:val="16"/>
                <w:szCs w:val="16"/>
              </w:rPr>
              <w:t xml:space="preserve"> </w:t>
            </w:r>
          </w:p>
          <w:p w14:paraId="16078689"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39C0F83B" w14:textId="77777777" w:rsidR="00B863F2" w:rsidRPr="000977C9"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977C9">
              <w:rPr>
                <w:sz w:val="16"/>
                <w:szCs w:val="16"/>
              </w:rPr>
              <w:t xml:space="preserve">MTE: </w:t>
            </w:r>
            <w:hyperlink r:id="rId123" w:history="1">
              <w:r w:rsidRPr="000977C9">
                <w:rPr>
                  <w:rStyle w:val="Hyperlink"/>
                  <w:sz w:val="16"/>
                  <w:szCs w:val="16"/>
                </w:rPr>
                <w:t>ftp://pubftp-mte.itespp.org/Operational_Data/Forecast_Graph/</w:t>
              </w:r>
            </w:hyperlink>
          </w:p>
        </w:tc>
      </w:tr>
      <w:tr w:rsidR="00B863F2" w:rsidRPr="000977C9" w14:paraId="5E5CA5CD"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0282EC7A" w14:textId="77777777" w:rsidR="00B863F2" w:rsidRPr="003277C7" w:rsidRDefault="00B863F2" w:rsidP="00B863F2">
            <w:pPr>
              <w:contextualSpacing/>
              <w:rPr>
                <w:b w:val="0"/>
                <w:bCs w:val="0"/>
                <w:sz w:val="16"/>
                <w:szCs w:val="16"/>
              </w:rPr>
            </w:pPr>
            <w:r w:rsidRPr="003277C7">
              <w:rPr>
                <w:b w:val="0"/>
                <w:bCs w:val="0"/>
                <w:sz w:val="16"/>
                <w:szCs w:val="16"/>
              </w:rPr>
              <w:t>H</w:t>
            </w:r>
            <w:r>
              <w:rPr>
                <w:b w:val="0"/>
                <w:bCs w:val="0"/>
                <w:sz w:val="16"/>
                <w:szCs w:val="16"/>
              </w:rPr>
              <w:t>ourly</w:t>
            </w:r>
            <w:r w:rsidRPr="003277C7">
              <w:rPr>
                <w:b w:val="0"/>
                <w:bCs w:val="0"/>
                <w:sz w:val="16"/>
                <w:szCs w:val="16"/>
              </w:rPr>
              <w:t xml:space="preserve"> Load</w:t>
            </w:r>
          </w:p>
        </w:tc>
        <w:tc>
          <w:tcPr>
            <w:tcW w:w="4742" w:type="dxa"/>
          </w:tcPr>
          <w:p w14:paraId="73B6AA62" w14:textId="73F3AE3B"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PRD: </w:t>
            </w:r>
            <w:hyperlink r:id="rId124" w:history="1">
              <w:r>
                <w:rPr>
                  <w:rStyle w:val="Hyperlink"/>
                  <w:sz w:val="16"/>
                  <w:szCs w:val="16"/>
                </w:rPr>
                <w:t>https://portal.spp.org/pages/hourly-load</w:t>
              </w:r>
            </w:hyperlink>
            <w:r>
              <w:rPr>
                <w:sz w:val="16"/>
                <w:szCs w:val="16"/>
              </w:rPr>
              <w:t xml:space="preserve"> </w:t>
            </w:r>
          </w:p>
          <w:p w14:paraId="41B355EF"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17F4849F" w14:textId="46579494"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MTE: </w:t>
            </w:r>
            <w:hyperlink r:id="rId125" w:history="1">
              <w:r>
                <w:rPr>
                  <w:rStyle w:val="Hyperlink"/>
                  <w:sz w:val="16"/>
                  <w:szCs w:val="16"/>
                </w:rPr>
                <w:t>https://portal-mte.itespp.org/web/guest/hourly_load</w:t>
              </w:r>
            </w:hyperlink>
          </w:p>
        </w:tc>
        <w:tc>
          <w:tcPr>
            <w:tcW w:w="5760" w:type="dxa"/>
          </w:tcPr>
          <w:p w14:paraId="1A909697"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PRD: </w:t>
            </w:r>
            <w:hyperlink r:id="rId126" w:history="1">
              <w:r>
                <w:rPr>
                  <w:rStyle w:val="Hyperlink"/>
                  <w:sz w:val="16"/>
                  <w:szCs w:val="16"/>
                </w:rPr>
                <w:t>ftp://pubftp.spp.org/Operational_Data/HourlyLoad/</w:t>
              </w:r>
            </w:hyperlink>
            <w:r>
              <w:rPr>
                <w:sz w:val="16"/>
                <w:szCs w:val="16"/>
              </w:rPr>
              <w:t xml:space="preserve"> </w:t>
            </w:r>
          </w:p>
          <w:p w14:paraId="37EDD5A1"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3A2952DC"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MTE:</w:t>
            </w:r>
            <w:hyperlink r:id="rId127" w:history="1">
              <w:r>
                <w:rPr>
                  <w:rStyle w:val="Hyperlink"/>
                  <w:sz w:val="16"/>
                  <w:szCs w:val="16"/>
                </w:rPr>
                <w:t>ftp://pubftp-mte.itespp.org/Operational_Data/HourlyLoad/</w:t>
              </w:r>
            </w:hyperlink>
          </w:p>
        </w:tc>
      </w:tr>
      <w:tr w:rsidR="00B863F2" w:rsidRPr="000977C9" w14:paraId="6E20A1F8"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2351882F" w14:textId="77777777" w:rsidR="00B863F2" w:rsidRPr="00DB0305" w:rsidRDefault="00B863F2" w:rsidP="00B863F2">
            <w:pPr>
              <w:contextualSpacing/>
              <w:rPr>
                <w:b w:val="0"/>
                <w:bCs w:val="0"/>
                <w:sz w:val="16"/>
                <w:szCs w:val="16"/>
              </w:rPr>
            </w:pPr>
            <w:r w:rsidRPr="00DB0305">
              <w:rPr>
                <w:b w:val="0"/>
                <w:bCs w:val="0"/>
                <w:sz w:val="16"/>
                <w:szCs w:val="16"/>
              </w:rPr>
              <w:t>Historical Tie Flow</w:t>
            </w:r>
          </w:p>
        </w:tc>
        <w:tc>
          <w:tcPr>
            <w:tcW w:w="4742" w:type="dxa"/>
          </w:tcPr>
          <w:p w14:paraId="09E23D55" w14:textId="58E9EF0A"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 xml:space="preserve">PRD: </w:t>
            </w:r>
            <w:hyperlink r:id="rId128" w:history="1">
              <w:r>
                <w:rPr>
                  <w:rStyle w:val="Hyperlink"/>
                  <w:sz w:val="16"/>
                  <w:szCs w:val="16"/>
                </w:rPr>
                <w:t>https://portal.spp.org/pages/historical-tie-flow</w:t>
              </w:r>
            </w:hyperlink>
          </w:p>
          <w:p w14:paraId="47579994"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06ABA959" w14:textId="78834E34"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 xml:space="preserve">MTE: </w:t>
            </w:r>
            <w:hyperlink r:id="rId129" w:history="1">
              <w:r>
                <w:rPr>
                  <w:rStyle w:val="Hyperlink"/>
                  <w:sz w:val="16"/>
                  <w:szCs w:val="16"/>
                </w:rPr>
                <w:t>https://portal-mte.itespp.org/pages/historical-tie-flow</w:t>
              </w:r>
            </w:hyperlink>
            <w:r w:rsidRPr="00DB0305">
              <w:rPr>
                <w:sz w:val="16"/>
                <w:szCs w:val="16"/>
              </w:rPr>
              <w:t xml:space="preserve"> </w:t>
            </w:r>
          </w:p>
        </w:tc>
        <w:tc>
          <w:tcPr>
            <w:tcW w:w="5760" w:type="dxa"/>
          </w:tcPr>
          <w:p w14:paraId="028C6200"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 xml:space="preserve">PRD: </w:t>
            </w:r>
            <w:hyperlink r:id="rId130" w:history="1">
              <w:r w:rsidRPr="00DB0305">
                <w:rPr>
                  <w:rStyle w:val="Hyperlink"/>
                  <w:sz w:val="16"/>
                  <w:szCs w:val="16"/>
                </w:rPr>
                <w:t>ftp://pubftp.spp.org/Operational_Data/TIE_FLOW_HISTORICAL</w:t>
              </w:r>
            </w:hyperlink>
          </w:p>
          <w:p w14:paraId="5E9842FC"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124EA51A"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MTE:</w:t>
            </w:r>
            <w:hyperlink r:id="rId131" w:history="1">
              <w:r w:rsidRPr="00DB0305">
                <w:rPr>
                  <w:rStyle w:val="Hyperlink"/>
                  <w:sz w:val="16"/>
                  <w:szCs w:val="16"/>
                </w:rPr>
                <w:t>ftp://pubftp-mte.itespp.org/Operational_Data/TIE_FLOW_HISTORICAL</w:t>
              </w:r>
            </w:hyperlink>
          </w:p>
        </w:tc>
      </w:tr>
      <w:tr w:rsidR="00B863F2" w:rsidRPr="000977C9" w14:paraId="7BE3CA15"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74F2AAE4" w14:textId="77777777" w:rsidR="00B863F2" w:rsidRPr="00DB0305" w:rsidRDefault="00B863F2" w:rsidP="00B863F2">
            <w:pPr>
              <w:contextualSpacing/>
              <w:rPr>
                <w:b w:val="0"/>
                <w:bCs w:val="0"/>
                <w:sz w:val="16"/>
                <w:szCs w:val="16"/>
              </w:rPr>
            </w:pPr>
            <w:r w:rsidRPr="00DB0305">
              <w:rPr>
                <w:b w:val="0"/>
                <w:bCs w:val="0"/>
                <w:sz w:val="16"/>
                <w:szCs w:val="16"/>
              </w:rPr>
              <w:t>TCR Funding by Constraint</w:t>
            </w:r>
          </w:p>
        </w:tc>
        <w:tc>
          <w:tcPr>
            <w:tcW w:w="4742" w:type="dxa"/>
          </w:tcPr>
          <w:p w14:paraId="1C92DA27" w14:textId="481CBA56"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PRD: </w:t>
            </w:r>
            <w:hyperlink r:id="rId132" w:history="1">
              <w:r>
                <w:rPr>
                  <w:rStyle w:val="Hyperlink"/>
                  <w:sz w:val="16"/>
                  <w:szCs w:val="16"/>
                </w:rPr>
                <w:t>https://portal.spp.org/pages/monthly-funding-by-constraint</w:t>
              </w:r>
            </w:hyperlink>
          </w:p>
          <w:p w14:paraId="48C7BE3E"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31DA3394" w14:textId="524A1F82"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MTE: </w:t>
            </w:r>
            <w:hyperlink r:id="rId133" w:history="1">
              <w:r>
                <w:rPr>
                  <w:rStyle w:val="Hyperlink"/>
                  <w:sz w:val="16"/>
                  <w:szCs w:val="16"/>
                </w:rPr>
                <w:t>https://portal-mte.itespp.org/pages/monthly-funding-by-constraint</w:t>
              </w:r>
            </w:hyperlink>
          </w:p>
        </w:tc>
        <w:tc>
          <w:tcPr>
            <w:tcW w:w="5760" w:type="dxa"/>
          </w:tcPr>
          <w:p w14:paraId="1AF9938D"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PRD: </w:t>
            </w:r>
            <w:hyperlink r:id="rId134" w:history="1">
              <w:r w:rsidRPr="00DB0305">
                <w:rPr>
                  <w:rStyle w:val="Hyperlink"/>
                  <w:sz w:val="16"/>
                  <w:szCs w:val="16"/>
                </w:rPr>
                <w:t>ftp://pubftp.spp.org/TCR/MonthlyFundingByConstraint/</w:t>
              </w:r>
            </w:hyperlink>
            <w:r w:rsidRPr="00DB0305">
              <w:rPr>
                <w:sz w:val="16"/>
                <w:szCs w:val="16"/>
              </w:rPr>
              <w:t xml:space="preserve"> </w:t>
            </w:r>
          </w:p>
          <w:p w14:paraId="739E5971"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1CDA405C"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MTE: </w:t>
            </w:r>
            <w:hyperlink r:id="rId135" w:history="1">
              <w:r w:rsidRPr="00DB0305">
                <w:rPr>
                  <w:rStyle w:val="Hyperlink"/>
                  <w:sz w:val="16"/>
                  <w:szCs w:val="16"/>
                </w:rPr>
                <w:t>ftp://pubftp-mte.itespp.org/TCR/MonthlyFundingByConstraint/</w:t>
              </w:r>
            </w:hyperlink>
          </w:p>
        </w:tc>
      </w:tr>
      <w:tr w:rsidR="00B863F2" w:rsidRPr="00B032C2" w14:paraId="7C3DF22A"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CCC7E76" w14:textId="77777777" w:rsidR="00B863F2" w:rsidRPr="00DB0305" w:rsidRDefault="00B863F2" w:rsidP="00B863F2">
            <w:pPr>
              <w:contextualSpacing/>
              <w:rPr>
                <w:b w:val="0"/>
                <w:bCs w:val="0"/>
                <w:sz w:val="16"/>
                <w:szCs w:val="16"/>
              </w:rPr>
            </w:pPr>
            <w:r w:rsidRPr="00DB0305">
              <w:rPr>
                <w:b w:val="0"/>
                <w:bCs w:val="0"/>
                <w:sz w:val="16"/>
                <w:szCs w:val="16"/>
              </w:rPr>
              <w:t>TCR Funding by Constraint</w:t>
            </w:r>
            <w:r>
              <w:rPr>
                <w:b w:val="0"/>
                <w:bCs w:val="0"/>
                <w:sz w:val="16"/>
                <w:szCs w:val="16"/>
              </w:rPr>
              <w:t xml:space="preserve"> by Market Day</w:t>
            </w:r>
          </w:p>
        </w:tc>
        <w:tc>
          <w:tcPr>
            <w:tcW w:w="4742" w:type="dxa"/>
          </w:tcPr>
          <w:p w14:paraId="7C1C785D" w14:textId="321B4335" w:rsidR="00B863F2" w:rsidRPr="003277C7"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3277C7">
              <w:rPr>
                <w:sz w:val="16"/>
                <w:szCs w:val="16"/>
              </w:rPr>
              <w:t xml:space="preserve">PRD: </w:t>
            </w:r>
            <w:hyperlink r:id="rId136" w:history="1">
              <w:r>
                <w:rPr>
                  <w:rStyle w:val="Hyperlink"/>
                  <w:sz w:val="16"/>
                  <w:szCs w:val="16"/>
                </w:rPr>
                <w:t>https://portal.spp.org/pages/daily-funding-by-constraint</w:t>
              </w:r>
            </w:hyperlink>
          </w:p>
          <w:p w14:paraId="6B427F98" w14:textId="77777777" w:rsidR="00B863F2" w:rsidRPr="003277C7"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7125D524" w14:textId="4317745D" w:rsidR="00B863F2" w:rsidRPr="003277C7"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3277C7">
              <w:rPr>
                <w:sz w:val="16"/>
                <w:szCs w:val="16"/>
              </w:rPr>
              <w:t xml:space="preserve">MTE: </w:t>
            </w:r>
            <w:hyperlink r:id="rId137" w:history="1">
              <w:r>
                <w:rPr>
                  <w:rStyle w:val="Hyperlink"/>
                  <w:sz w:val="16"/>
                  <w:szCs w:val="16"/>
                </w:rPr>
                <w:t>https://portal-mte.itespp.org/daily-funding-by-constraint</w:t>
              </w:r>
            </w:hyperlink>
          </w:p>
        </w:tc>
        <w:tc>
          <w:tcPr>
            <w:tcW w:w="5760" w:type="dxa"/>
          </w:tcPr>
          <w:p w14:paraId="536EA7B5" w14:textId="77777777" w:rsidR="00B863F2" w:rsidRPr="003277C7"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3277C7">
              <w:rPr>
                <w:sz w:val="16"/>
                <w:szCs w:val="16"/>
              </w:rPr>
              <w:t xml:space="preserve">PRD: </w:t>
            </w:r>
            <w:hyperlink r:id="rId138" w:history="1">
              <w:r w:rsidRPr="00D17658">
                <w:rPr>
                  <w:rStyle w:val="Hyperlink"/>
                  <w:sz w:val="16"/>
                  <w:szCs w:val="16"/>
                </w:rPr>
                <w:t>ftp://pubftp.spp.org/TCR/DailyFundingByConstraint/</w:t>
              </w:r>
            </w:hyperlink>
            <w:r w:rsidRPr="003277C7">
              <w:rPr>
                <w:sz w:val="16"/>
                <w:szCs w:val="16"/>
              </w:rPr>
              <w:t xml:space="preserve"> </w:t>
            </w:r>
          </w:p>
          <w:p w14:paraId="5724BEAB" w14:textId="77777777" w:rsidR="00B863F2" w:rsidRPr="003277C7"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37B37FE3" w14:textId="77777777" w:rsidR="00B863F2" w:rsidRPr="003277C7"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3277C7">
              <w:rPr>
                <w:sz w:val="16"/>
                <w:szCs w:val="16"/>
              </w:rPr>
              <w:t xml:space="preserve">MTE: </w:t>
            </w:r>
            <w:hyperlink r:id="rId139" w:history="1">
              <w:r w:rsidRPr="00D17658">
                <w:rPr>
                  <w:rStyle w:val="Hyperlink"/>
                  <w:sz w:val="16"/>
                  <w:szCs w:val="16"/>
                </w:rPr>
                <w:t>ftp://pubftp-mte.itespp.org/TCR/DailyFundingByConstraint/</w:t>
              </w:r>
            </w:hyperlink>
          </w:p>
        </w:tc>
      </w:tr>
      <w:tr w:rsidR="00B863F2" w:rsidRPr="000977C9" w14:paraId="575A5639"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F803921" w14:textId="77777777" w:rsidR="00B863F2" w:rsidRPr="00DB0305" w:rsidRDefault="00B863F2" w:rsidP="00B863F2">
            <w:pPr>
              <w:contextualSpacing/>
              <w:rPr>
                <w:b w:val="0"/>
                <w:bCs w:val="0"/>
                <w:sz w:val="16"/>
                <w:szCs w:val="16"/>
              </w:rPr>
            </w:pPr>
            <w:r w:rsidRPr="00DB0305">
              <w:rPr>
                <w:b w:val="0"/>
                <w:bCs w:val="0"/>
                <w:sz w:val="16"/>
                <w:szCs w:val="16"/>
              </w:rPr>
              <w:t xml:space="preserve">TCR </w:t>
            </w:r>
            <w:r>
              <w:rPr>
                <w:b w:val="0"/>
                <w:bCs w:val="0"/>
                <w:sz w:val="16"/>
                <w:szCs w:val="16"/>
              </w:rPr>
              <w:t>Product Period Hours</w:t>
            </w:r>
          </w:p>
        </w:tc>
        <w:tc>
          <w:tcPr>
            <w:tcW w:w="4742" w:type="dxa"/>
          </w:tcPr>
          <w:p w14:paraId="251C9B34" w14:textId="4A00ACFB" w:rsidR="00B863F2" w:rsidRPr="003277C7"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3277C7">
              <w:rPr>
                <w:sz w:val="16"/>
                <w:szCs w:val="16"/>
              </w:rPr>
              <w:t xml:space="preserve">PRD: </w:t>
            </w:r>
            <w:hyperlink r:id="rId140" w:history="1">
              <w:r>
                <w:rPr>
                  <w:rStyle w:val="Hyperlink"/>
                  <w:sz w:val="16"/>
                  <w:szCs w:val="16"/>
                </w:rPr>
                <w:t>https://portal.spp.org/pages/tcr-product-period-hours</w:t>
              </w:r>
            </w:hyperlink>
          </w:p>
          <w:p w14:paraId="557AE93D" w14:textId="77777777" w:rsidR="00B863F2" w:rsidRPr="003277C7"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6752B0B5" w14:textId="6DE79DDE"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3277C7">
              <w:rPr>
                <w:sz w:val="16"/>
                <w:szCs w:val="16"/>
              </w:rPr>
              <w:t xml:space="preserve">MTE: </w:t>
            </w:r>
            <w:hyperlink r:id="rId141" w:history="1">
              <w:r>
                <w:rPr>
                  <w:rStyle w:val="Hyperlink"/>
                  <w:sz w:val="16"/>
                  <w:szCs w:val="16"/>
                </w:rPr>
                <w:t>https://portal-mte.itespp.org/pages/tcr-product-period-hours</w:t>
              </w:r>
            </w:hyperlink>
          </w:p>
        </w:tc>
        <w:tc>
          <w:tcPr>
            <w:tcW w:w="5760" w:type="dxa"/>
          </w:tcPr>
          <w:p w14:paraId="6A521101" w14:textId="77777777" w:rsidR="00B863F2" w:rsidRPr="003277C7"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3277C7">
              <w:rPr>
                <w:sz w:val="16"/>
                <w:szCs w:val="16"/>
              </w:rPr>
              <w:t xml:space="preserve">PRD: </w:t>
            </w:r>
            <w:hyperlink r:id="rId142" w:history="1">
              <w:r w:rsidRPr="003277C7">
                <w:rPr>
                  <w:rStyle w:val="Hyperlink"/>
                  <w:sz w:val="16"/>
                  <w:szCs w:val="16"/>
                </w:rPr>
                <w:t>ftp://pubftp.spp.org/TCR/</w:t>
              </w:r>
              <w:r>
                <w:rPr>
                  <w:rStyle w:val="Hyperlink"/>
                  <w:sz w:val="16"/>
                  <w:szCs w:val="16"/>
                </w:rPr>
                <w:t>TCR</w:t>
              </w:r>
            </w:hyperlink>
            <w:r>
              <w:rPr>
                <w:rStyle w:val="Hyperlink"/>
                <w:sz w:val="16"/>
                <w:szCs w:val="16"/>
              </w:rPr>
              <w:t>ProductPeriodHours</w:t>
            </w:r>
            <w:r w:rsidRPr="003277C7">
              <w:rPr>
                <w:sz w:val="16"/>
                <w:szCs w:val="16"/>
              </w:rPr>
              <w:t xml:space="preserve"> </w:t>
            </w:r>
          </w:p>
          <w:p w14:paraId="696339DD" w14:textId="77777777" w:rsidR="00B863F2" w:rsidRPr="003277C7"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1EAFBFB5"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3277C7">
              <w:rPr>
                <w:sz w:val="16"/>
                <w:szCs w:val="16"/>
              </w:rPr>
              <w:t xml:space="preserve">MTE: </w:t>
            </w:r>
            <w:hyperlink r:id="rId143" w:history="1">
              <w:r w:rsidRPr="00816140">
                <w:rPr>
                  <w:rStyle w:val="Hyperlink"/>
                  <w:sz w:val="16"/>
                  <w:szCs w:val="16"/>
                </w:rPr>
                <w:t>ftp://pubftp-mte.itespp.org/TCR/TCRProductPeriodHours</w:t>
              </w:r>
            </w:hyperlink>
          </w:p>
        </w:tc>
      </w:tr>
      <w:tr w:rsidR="00B863F2" w:rsidRPr="000977C9" w14:paraId="249793AF"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FAAAFE2" w14:textId="159D8A90" w:rsidR="00B863F2" w:rsidRPr="00DB0305" w:rsidRDefault="00B863F2" w:rsidP="00B863F2">
            <w:pPr>
              <w:contextualSpacing/>
              <w:rPr>
                <w:b w:val="0"/>
                <w:bCs w:val="0"/>
                <w:sz w:val="16"/>
                <w:szCs w:val="16"/>
              </w:rPr>
            </w:pPr>
          </w:p>
        </w:tc>
        <w:tc>
          <w:tcPr>
            <w:tcW w:w="4742" w:type="dxa"/>
          </w:tcPr>
          <w:p w14:paraId="37F38C6E" w14:textId="7D648DB6" w:rsidR="00B863F2" w:rsidRPr="003277C7"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7B451730" w14:textId="7C5C5638" w:rsidR="00B863F2" w:rsidRPr="003277C7"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tc>
      </w:tr>
      <w:tr w:rsidR="00B863F2" w:rsidRPr="000977C9" w14:paraId="4E34A57C"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609752B" w14:textId="77777777" w:rsidR="00B863F2" w:rsidRPr="00DB0305" w:rsidRDefault="00B863F2" w:rsidP="00B863F2">
            <w:pPr>
              <w:contextualSpacing/>
              <w:rPr>
                <w:b w:val="0"/>
                <w:bCs w:val="0"/>
                <w:sz w:val="16"/>
                <w:szCs w:val="16"/>
              </w:rPr>
            </w:pPr>
            <w:r w:rsidRPr="00DB0305">
              <w:rPr>
                <w:b w:val="0"/>
                <w:bCs w:val="0"/>
                <w:sz w:val="16"/>
                <w:szCs w:val="16"/>
              </w:rPr>
              <w:t>RTBM LMP Trend</w:t>
            </w:r>
          </w:p>
        </w:tc>
        <w:tc>
          <w:tcPr>
            <w:tcW w:w="4742" w:type="dxa"/>
          </w:tcPr>
          <w:p w14:paraId="13E0CF3C" w14:textId="3D08B19C"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PRD: </w:t>
            </w:r>
            <w:hyperlink r:id="rId144" w:history="1">
              <w:r>
                <w:rPr>
                  <w:rStyle w:val="Hyperlink"/>
                  <w:sz w:val="16"/>
                  <w:szCs w:val="16"/>
                </w:rPr>
                <w:t>https://portal.spp.org/pages/hub-and-interface-prices</w:t>
              </w:r>
            </w:hyperlink>
          </w:p>
          <w:p w14:paraId="327AF7C1"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327F817A" w14:textId="6D99CB25"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lastRenderedPageBreak/>
              <w:t xml:space="preserve">MTE: </w:t>
            </w:r>
            <w:hyperlink r:id="rId145" w:history="1">
              <w:r>
                <w:rPr>
                  <w:rStyle w:val="Hyperlink"/>
                  <w:sz w:val="16"/>
                  <w:szCs w:val="16"/>
                </w:rPr>
                <w:t>https://portal-mte.itespp.org/pages/hub-and-interface-prices</w:t>
              </w:r>
            </w:hyperlink>
          </w:p>
        </w:tc>
        <w:tc>
          <w:tcPr>
            <w:tcW w:w="5760" w:type="dxa"/>
          </w:tcPr>
          <w:p w14:paraId="60970168"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lastRenderedPageBreak/>
              <w:t xml:space="preserve">PROD: </w:t>
            </w:r>
            <w:hyperlink r:id="rId146" w:history="1">
              <w:r w:rsidRPr="00DB0305">
                <w:rPr>
                  <w:rStyle w:val="Hyperlink"/>
                  <w:sz w:val="16"/>
                  <w:szCs w:val="16"/>
                </w:rPr>
                <w:t>ftp://pubftp.spp.org/Operational_Data/RTBM_LMP/</w:t>
              </w:r>
            </w:hyperlink>
          </w:p>
          <w:p w14:paraId="1C1DD5B0"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3F9B91C9"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lastRenderedPageBreak/>
              <w:t xml:space="preserve"> MTE: </w:t>
            </w:r>
            <w:hyperlink r:id="rId147" w:history="1">
              <w:r w:rsidRPr="00DB0305">
                <w:rPr>
                  <w:rStyle w:val="Hyperlink"/>
                  <w:sz w:val="16"/>
                  <w:szCs w:val="16"/>
                </w:rPr>
                <w:t>ftp://pubftp-mte.itespp.org/Operational_Data/RTBM_LMP/</w:t>
              </w:r>
            </w:hyperlink>
          </w:p>
        </w:tc>
      </w:tr>
      <w:tr w:rsidR="00B863F2" w:rsidRPr="000977C9" w14:paraId="66B15E5D"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54BD5B3D" w14:textId="77777777" w:rsidR="00B863F2" w:rsidRPr="00DB0305" w:rsidRDefault="00B863F2" w:rsidP="00B863F2">
            <w:pPr>
              <w:contextualSpacing/>
              <w:rPr>
                <w:b w:val="0"/>
                <w:bCs w:val="0"/>
                <w:sz w:val="16"/>
                <w:szCs w:val="16"/>
              </w:rPr>
            </w:pPr>
            <w:r>
              <w:rPr>
                <w:b w:val="0"/>
                <w:bCs w:val="0"/>
                <w:sz w:val="16"/>
                <w:szCs w:val="16"/>
              </w:rPr>
              <w:lastRenderedPageBreak/>
              <w:t>VER Curtailment</w:t>
            </w:r>
          </w:p>
        </w:tc>
        <w:tc>
          <w:tcPr>
            <w:tcW w:w="4742" w:type="dxa"/>
          </w:tcPr>
          <w:p w14:paraId="7F622127" w14:textId="2BD1E68C"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 xml:space="preserve">PRD: </w:t>
            </w:r>
            <w:hyperlink r:id="rId148" w:history="1">
              <w:r>
                <w:rPr>
                  <w:rStyle w:val="Hyperlink"/>
                  <w:sz w:val="16"/>
                  <w:szCs w:val="16"/>
                </w:rPr>
                <w:t>https://portal.spp.org/pages/ver-curtailments</w:t>
              </w:r>
            </w:hyperlink>
            <w:r>
              <w:rPr>
                <w:rStyle w:val="Hyperlink"/>
                <w:sz w:val="16"/>
                <w:szCs w:val="16"/>
              </w:rPr>
              <w:t>VER-Curtailment</w:t>
            </w:r>
          </w:p>
          <w:p w14:paraId="729EC7E1"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50670689" w14:textId="7C2F3926"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 xml:space="preserve">MTE: </w:t>
            </w:r>
            <w:hyperlink r:id="rId149" w:history="1">
              <w:r>
                <w:rPr>
                  <w:rStyle w:val="Hyperlink"/>
                  <w:sz w:val="16"/>
                  <w:szCs w:val="16"/>
                </w:rPr>
                <w:t>https://portal-mte.itespp.org/pages/ver-curtailments</w:t>
              </w:r>
            </w:hyperlink>
          </w:p>
        </w:tc>
        <w:tc>
          <w:tcPr>
            <w:tcW w:w="5760" w:type="dxa"/>
          </w:tcPr>
          <w:p w14:paraId="1B72A318"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 xml:space="preserve">PROD: </w:t>
            </w:r>
            <w:hyperlink r:id="rId150" w:history="1">
              <w:r w:rsidRPr="00867225">
                <w:rPr>
                  <w:rStyle w:val="Hyperlink"/>
                  <w:sz w:val="16"/>
                  <w:szCs w:val="16"/>
                </w:rPr>
                <w:t>ftp://pubftp.spp.org/Operational_Data/VER_Curtailment/</w:t>
              </w:r>
            </w:hyperlink>
          </w:p>
          <w:p w14:paraId="17E783B9"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27B505EF"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 xml:space="preserve"> MTE: </w:t>
            </w:r>
            <w:hyperlink r:id="rId151" w:history="1">
              <w:r w:rsidRPr="00867225">
                <w:rPr>
                  <w:rStyle w:val="Hyperlink"/>
                  <w:sz w:val="16"/>
                  <w:szCs w:val="16"/>
                </w:rPr>
                <w:t>ftp://pubftp-mte.itespp.org/Operational_Data/VER_Curtailment/</w:t>
              </w:r>
            </w:hyperlink>
          </w:p>
        </w:tc>
      </w:tr>
      <w:tr w:rsidR="00B863F2" w:rsidRPr="000977C9" w14:paraId="7D35398D"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7A8E3CA1" w14:textId="05F06D98" w:rsidR="00B863F2" w:rsidRDefault="00B863F2" w:rsidP="00B863F2">
            <w:pPr>
              <w:contextualSpacing/>
              <w:rPr>
                <w:b w:val="0"/>
                <w:bCs w:val="0"/>
                <w:sz w:val="16"/>
                <w:szCs w:val="16"/>
              </w:rPr>
            </w:pPr>
            <w:r>
              <w:rPr>
                <w:b w:val="0"/>
                <w:bCs w:val="0"/>
                <w:sz w:val="16"/>
                <w:szCs w:val="16"/>
              </w:rPr>
              <w:t>Contingency Reserve Deployment</w:t>
            </w:r>
          </w:p>
        </w:tc>
        <w:tc>
          <w:tcPr>
            <w:tcW w:w="4742" w:type="dxa"/>
          </w:tcPr>
          <w:p w14:paraId="432C32E7" w14:textId="097925AB"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PRD: </w:t>
            </w:r>
            <w:hyperlink r:id="rId152" w:history="1">
              <w:r>
                <w:rPr>
                  <w:rStyle w:val="Hyperlink"/>
                  <w:sz w:val="16"/>
                  <w:szCs w:val="16"/>
                </w:rPr>
                <w:t>https://portal.spp.org/pages/contingency-reserve-deployment</w:t>
              </w:r>
            </w:hyperlink>
            <w:r>
              <w:rPr>
                <w:rStyle w:val="Hyperlink"/>
                <w:sz w:val="16"/>
                <w:szCs w:val="16"/>
              </w:rPr>
              <w:t>VER-Curtailment</w:t>
            </w:r>
          </w:p>
          <w:p w14:paraId="11A995FF"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3DB8F30F" w14:textId="006E26D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MTE: </w:t>
            </w:r>
            <w:hyperlink r:id="rId153" w:history="1">
              <w:r>
                <w:rPr>
                  <w:rStyle w:val="Hyperlink"/>
                  <w:sz w:val="16"/>
                  <w:szCs w:val="16"/>
                </w:rPr>
                <w:t>https://portal-mte.itespp.org/pages/contingency-reserve-deployment</w:t>
              </w:r>
            </w:hyperlink>
          </w:p>
        </w:tc>
        <w:tc>
          <w:tcPr>
            <w:tcW w:w="5760" w:type="dxa"/>
          </w:tcPr>
          <w:p w14:paraId="12CE2EEF" w14:textId="18F48518"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PROD: </w:t>
            </w:r>
            <w:hyperlink r:id="rId154" w:history="1">
              <w:r>
                <w:rPr>
                  <w:rStyle w:val="Hyperlink"/>
                  <w:sz w:val="16"/>
                  <w:szCs w:val="16"/>
                </w:rPr>
                <w:t>ftp://pubftp.spp.org/Operational_Data/Contingency_Reserve_Deployment/</w:t>
              </w:r>
            </w:hyperlink>
          </w:p>
          <w:p w14:paraId="0AEB4E4F" w14:textId="77777777"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7B5168FA" w14:textId="5E26C851" w:rsidR="00B863F2" w:rsidRPr="00DB0305"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DB0305">
              <w:rPr>
                <w:sz w:val="16"/>
                <w:szCs w:val="16"/>
              </w:rPr>
              <w:t xml:space="preserve"> MTE: </w:t>
            </w:r>
            <w:hyperlink r:id="rId155" w:history="1">
              <w:r w:rsidRPr="008656E2">
                <w:rPr>
                  <w:rStyle w:val="Hyperlink"/>
                  <w:sz w:val="16"/>
                  <w:szCs w:val="16"/>
                </w:rPr>
                <w:t>ftp://pubftp-mte.itespp.org/Operational_Data/Contingency_Reserve_Deployment/</w:t>
              </w:r>
            </w:hyperlink>
          </w:p>
        </w:tc>
      </w:tr>
      <w:tr w:rsidR="00B863F2" w:rsidRPr="000977C9" w14:paraId="107E6948"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D7E0CFF" w14:textId="77777777" w:rsidR="00B863F2" w:rsidRPr="009267DD" w:rsidRDefault="00B863F2" w:rsidP="00B863F2">
            <w:pPr>
              <w:contextualSpacing/>
              <w:rPr>
                <w:b w:val="0"/>
                <w:sz w:val="16"/>
                <w:szCs w:val="16"/>
              </w:rPr>
            </w:pPr>
            <w:r w:rsidRPr="009267DD">
              <w:rPr>
                <w:b w:val="0"/>
                <w:sz w:val="16"/>
                <w:szCs w:val="16"/>
              </w:rPr>
              <w:t>Operator Initiated Commitments</w:t>
            </w:r>
          </w:p>
        </w:tc>
        <w:tc>
          <w:tcPr>
            <w:tcW w:w="4742" w:type="dxa"/>
          </w:tcPr>
          <w:p w14:paraId="27C56C1A" w14:textId="1301EF4A"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 xml:space="preserve">PRD: </w:t>
            </w:r>
            <w:hyperlink r:id="rId156" w:history="1">
              <w:r>
                <w:rPr>
                  <w:rStyle w:val="Hyperlink"/>
                  <w:sz w:val="16"/>
                  <w:szCs w:val="16"/>
                </w:rPr>
                <w:t>https://portal.spp.org/pages/operator-initiated-commitments</w:t>
              </w:r>
            </w:hyperlink>
            <w:r>
              <w:rPr>
                <w:rStyle w:val="Hyperlink"/>
                <w:sz w:val="16"/>
                <w:szCs w:val="16"/>
              </w:rPr>
              <w:t xml:space="preserve"> Initiated Commitments</w:t>
            </w:r>
          </w:p>
          <w:p w14:paraId="5BD0F6A3"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7A92B935" w14:textId="76D72D7B"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 xml:space="preserve">MTE: </w:t>
            </w:r>
            <w:hyperlink r:id="rId157" w:history="1">
              <w:r>
                <w:rPr>
                  <w:rStyle w:val="Hyperlink"/>
                  <w:sz w:val="16"/>
                  <w:szCs w:val="16"/>
                </w:rPr>
                <w:t>https://portal-mte.itespp.org/pages/operator-initiated-commitments</w:t>
              </w:r>
            </w:hyperlink>
            <w:r>
              <w:rPr>
                <w:rStyle w:val="Hyperlink"/>
                <w:sz w:val="16"/>
                <w:szCs w:val="16"/>
              </w:rPr>
              <w:t xml:space="preserve"> Initiated Commitments</w:t>
            </w:r>
          </w:p>
        </w:tc>
        <w:tc>
          <w:tcPr>
            <w:tcW w:w="5760" w:type="dxa"/>
          </w:tcPr>
          <w:p w14:paraId="69D818F8"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 xml:space="preserve">PROD: </w:t>
            </w:r>
            <w:hyperlink r:id="rId158" w:history="1">
              <w:r w:rsidRPr="009D5E41">
                <w:rPr>
                  <w:rStyle w:val="Hyperlink"/>
                  <w:sz w:val="16"/>
                  <w:szCs w:val="16"/>
                </w:rPr>
                <w:t>ftp://pubftp.spp.org/Operational_Data/Operator Initiated Commitments</w:t>
              </w:r>
            </w:hyperlink>
          </w:p>
          <w:p w14:paraId="2242BF88"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75BA8B49" w14:textId="77777777" w:rsidR="00B863F2" w:rsidRPr="00DB0305"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DB0305">
              <w:rPr>
                <w:sz w:val="16"/>
                <w:szCs w:val="16"/>
              </w:rPr>
              <w:t xml:space="preserve"> MTE: </w:t>
            </w:r>
            <w:hyperlink r:id="rId159" w:history="1">
              <w:r w:rsidRPr="009D5E41">
                <w:rPr>
                  <w:rStyle w:val="Hyperlink"/>
                  <w:sz w:val="16"/>
                  <w:szCs w:val="16"/>
                </w:rPr>
                <w:t>ftp://pubftp-mte.itespp.org/Operational_Data/Operator Initiated Commitments/</w:t>
              </w:r>
            </w:hyperlink>
          </w:p>
        </w:tc>
      </w:tr>
      <w:tr w:rsidR="00B863F2" w:rsidRPr="000977C9" w14:paraId="635E3B41"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26B63F33" w14:textId="77777777" w:rsidR="00B863F2" w:rsidRPr="00F24F7C" w:rsidRDefault="00B863F2" w:rsidP="00B863F2">
            <w:pPr>
              <w:contextualSpacing/>
              <w:rPr>
                <w:b w:val="0"/>
                <w:bCs w:val="0"/>
                <w:sz w:val="16"/>
                <w:szCs w:val="16"/>
              </w:rPr>
            </w:pPr>
            <w:r>
              <w:rPr>
                <w:b w:val="0"/>
                <w:bCs w:val="0"/>
                <w:sz w:val="16"/>
                <w:szCs w:val="16"/>
              </w:rPr>
              <w:t>Generation Mix 2 Hour</w:t>
            </w:r>
          </w:p>
        </w:tc>
        <w:tc>
          <w:tcPr>
            <w:tcW w:w="4742" w:type="dxa"/>
          </w:tcPr>
          <w:p w14:paraId="38A355E7" w14:textId="7C4B0356"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160" w:history="1">
              <w:r>
                <w:rPr>
                  <w:rStyle w:val="Hyperlink"/>
                  <w:sz w:val="16"/>
                  <w:szCs w:val="16"/>
                </w:rPr>
                <w:t>https://portal.spp.org/pages/generation-mix-historical</w:t>
              </w:r>
            </w:hyperlink>
            <w:r>
              <w:rPr>
                <w:rStyle w:val="Hyperlink"/>
                <w:sz w:val="16"/>
                <w:szCs w:val="16"/>
              </w:rPr>
              <w:t xml:space="preserve"> </w:t>
            </w:r>
          </w:p>
          <w:p w14:paraId="6D23589B"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000B1C69" w14:textId="21FC1526" w:rsidR="00B863F2" w:rsidRPr="0078458C" w:rsidRDefault="00B863F2" w:rsidP="00B863F2">
            <w:pPr>
              <w:contextualSpacing/>
              <w:cnfStyle w:val="000000100000" w:firstRow="0" w:lastRow="0" w:firstColumn="0" w:lastColumn="0" w:oddVBand="0" w:evenVBand="0" w:oddHBand="1" w:evenHBand="0" w:firstRowFirstColumn="0" w:firstRowLastColumn="0" w:lastRowFirstColumn="0" w:lastRowLastColumn="0"/>
              <w:rPr>
                <w:color w:val="0000FF" w:themeColor="hyperlink"/>
                <w:sz w:val="16"/>
                <w:szCs w:val="16"/>
                <w:u w:val="single"/>
              </w:rPr>
            </w:pPr>
            <w:r>
              <w:rPr>
                <w:sz w:val="16"/>
                <w:szCs w:val="16"/>
              </w:rPr>
              <w:t xml:space="preserve">MTE: </w:t>
            </w:r>
            <w:hyperlink r:id="rId161" w:history="1">
              <w:r>
                <w:rPr>
                  <w:rStyle w:val="Hyperlink"/>
                  <w:sz w:val="16"/>
                  <w:szCs w:val="16"/>
                </w:rPr>
                <w:t>https://portal-mte.itespp.org/pages/generation-mix-historical</w:t>
              </w:r>
            </w:hyperlink>
          </w:p>
        </w:tc>
        <w:tc>
          <w:tcPr>
            <w:tcW w:w="5760" w:type="dxa"/>
          </w:tcPr>
          <w:p w14:paraId="454DA36A" w14:textId="77777777"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w:t>
            </w:r>
            <w:hyperlink r:id="rId162" w:history="1">
              <w:r>
                <w:rPr>
                  <w:rStyle w:val="Hyperlink"/>
                  <w:sz w:val="16"/>
                  <w:szCs w:val="16"/>
                </w:rPr>
                <w:t>ftp://pubftp.spp.org/Operational_Data/GEN_MIX/</w:t>
              </w:r>
            </w:hyperlink>
            <w:r w:rsidRPr="00073EFD">
              <w:rPr>
                <w:sz w:val="16"/>
                <w:szCs w:val="16"/>
              </w:rPr>
              <w:t xml:space="preserve"> </w:t>
            </w:r>
          </w:p>
          <w:p w14:paraId="4E82E6FC"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0EE431FC" w14:textId="77777777"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163" w:history="1">
              <w:r>
                <w:rPr>
                  <w:rStyle w:val="Hyperlink"/>
                  <w:sz w:val="16"/>
                  <w:szCs w:val="16"/>
                </w:rPr>
                <w:t>ftp://pubftp-mte.itespp.org/Operational_Data/GEN_MIX/</w:t>
              </w:r>
            </w:hyperlink>
          </w:p>
        </w:tc>
      </w:tr>
      <w:tr w:rsidR="00B863F2" w:rsidRPr="000977C9" w14:paraId="39FA6D39"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1141AFC" w14:textId="77777777" w:rsidR="00B863F2" w:rsidRPr="00F24F7C" w:rsidRDefault="00B863F2" w:rsidP="00B863F2">
            <w:pPr>
              <w:contextualSpacing/>
              <w:rPr>
                <w:b w:val="0"/>
                <w:bCs w:val="0"/>
                <w:sz w:val="16"/>
                <w:szCs w:val="16"/>
              </w:rPr>
            </w:pPr>
            <w:r>
              <w:rPr>
                <w:b w:val="0"/>
                <w:bCs w:val="0"/>
                <w:sz w:val="16"/>
                <w:szCs w:val="16"/>
              </w:rPr>
              <w:t xml:space="preserve">Generation Mix YTD </w:t>
            </w:r>
          </w:p>
        </w:tc>
        <w:tc>
          <w:tcPr>
            <w:tcW w:w="4742" w:type="dxa"/>
          </w:tcPr>
          <w:p w14:paraId="5F766FC6" w14:textId="060BAD9C"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164" w:history="1">
              <w:r>
                <w:rPr>
                  <w:rStyle w:val="Hyperlink"/>
                  <w:sz w:val="16"/>
                  <w:szCs w:val="16"/>
                </w:rPr>
                <w:t>https://portal.spp.org/pages/generation-mix-historical</w:t>
              </w:r>
            </w:hyperlink>
            <w:r>
              <w:rPr>
                <w:rStyle w:val="Hyperlink"/>
                <w:sz w:val="16"/>
                <w:szCs w:val="16"/>
              </w:rPr>
              <w:t xml:space="preserve"> </w:t>
            </w:r>
          </w:p>
          <w:p w14:paraId="5DAAEFEC"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39E5D380" w14:textId="16CD59E4" w:rsidR="00B863F2" w:rsidRPr="0078458C" w:rsidRDefault="00B863F2" w:rsidP="00B863F2">
            <w:pPr>
              <w:contextualSpacing/>
              <w:cnfStyle w:val="000000010000" w:firstRow="0" w:lastRow="0" w:firstColumn="0" w:lastColumn="0" w:oddVBand="0" w:evenVBand="0" w:oddHBand="0" w:evenHBand="1" w:firstRowFirstColumn="0" w:firstRowLastColumn="0" w:lastRowFirstColumn="0" w:lastRowLastColumn="0"/>
              <w:rPr>
                <w:color w:val="0000FF" w:themeColor="hyperlink"/>
                <w:sz w:val="16"/>
                <w:szCs w:val="16"/>
                <w:u w:val="single"/>
              </w:rPr>
            </w:pPr>
            <w:r>
              <w:rPr>
                <w:sz w:val="16"/>
                <w:szCs w:val="16"/>
              </w:rPr>
              <w:t xml:space="preserve">MTE: </w:t>
            </w:r>
            <w:hyperlink r:id="rId165" w:history="1">
              <w:r>
                <w:rPr>
                  <w:rStyle w:val="Hyperlink"/>
                  <w:sz w:val="16"/>
                  <w:szCs w:val="16"/>
                </w:rPr>
                <w:t>https://portal-mte.itespp.org/pages/generation-mix-historical</w:t>
              </w:r>
            </w:hyperlink>
          </w:p>
        </w:tc>
        <w:tc>
          <w:tcPr>
            <w:tcW w:w="5760" w:type="dxa"/>
          </w:tcPr>
          <w:p w14:paraId="40EFA260" w14:textId="77777777"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w:t>
            </w:r>
            <w:hyperlink r:id="rId166" w:history="1">
              <w:r>
                <w:rPr>
                  <w:rStyle w:val="Hyperlink"/>
                  <w:sz w:val="16"/>
                  <w:szCs w:val="16"/>
                </w:rPr>
                <w:t>ftp://pubftp.spp.org/Operational_Data/GEN_MIX/</w:t>
              </w:r>
            </w:hyperlink>
            <w:r w:rsidRPr="00073EFD">
              <w:rPr>
                <w:sz w:val="16"/>
                <w:szCs w:val="16"/>
              </w:rPr>
              <w:t xml:space="preserve"> </w:t>
            </w:r>
          </w:p>
          <w:p w14:paraId="443524A7"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45CBE419" w14:textId="77777777"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167" w:history="1">
              <w:r>
                <w:rPr>
                  <w:rStyle w:val="Hyperlink"/>
                  <w:sz w:val="16"/>
                  <w:szCs w:val="16"/>
                </w:rPr>
                <w:t>ftp://pubftp-mte.itespp.org/Operational_Data/GEN_MIX/</w:t>
              </w:r>
            </w:hyperlink>
          </w:p>
        </w:tc>
      </w:tr>
      <w:tr w:rsidR="00B863F2" w:rsidRPr="000977C9" w14:paraId="1C4441A6"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573CEAE3" w14:textId="77777777" w:rsidR="00B863F2" w:rsidRPr="00F24F7C" w:rsidRDefault="00B863F2" w:rsidP="00B863F2">
            <w:pPr>
              <w:contextualSpacing/>
              <w:rPr>
                <w:b w:val="0"/>
                <w:bCs w:val="0"/>
                <w:sz w:val="16"/>
                <w:szCs w:val="16"/>
              </w:rPr>
            </w:pPr>
            <w:r>
              <w:rPr>
                <w:b w:val="0"/>
                <w:bCs w:val="0"/>
                <w:sz w:val="16"/>
                <w:szCs w:val="16"/>
              </w:rPr>
              <w:t>Gen Mix (YYYY) Historical</w:t>
            </w:r>
          </w:p>
        </w:tc>
        <w:tc>
          <w:tcPr>
            <w:tcW w:w="4742" w:type="dxa"/>
          </w:tcPr>
          <w:p w14:paraId="32DE4ADB" w14:textId="26BA5184"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 xml:space="preserve">PRD: </w:t>
            </w:r>
            <w:hyperlink r:id="rId168" w:history="1">
              <w:r>
                <w:rPr>
                  <w:rStyle w:val="Hyperlink"/>
                  <w:sz w:val="16"/>
                  <w:szCs w:val="16"/>
                </w:rPr>
                <w:t>https://portal.spp.org/pages/generation-mix-historical</w:t>
              </w:r>
            </w:hyperlink>
            <w:r>
              <w:rPr>
                <w:rStyle w:val="Hyperlink"/>
                <w:sz w:val="16"/>
                <w:szCs w:val="16"/>
              </w:rPr>
              <w:t xml:space="preserve"> </w:t>
            </w:r>
          </w:p>
          <w:p w14:paraId="14EA93EB"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059D8CD9" w14:textId="0B408F65" w:rsidR="00B863F2" w:rsidRPr="0078458C" w:rsidRDefault="00B863F2" w:rsidP="00B863F2">
            <w:pPr>
              <w:contextualSpacing/>
              <w:cnfStyle w:val="000000100000" w:firstRow="0" w:lastRow="0" w:firstColumn="0" w:lastColumn="0" w:oddVBand="0" w:evenVBand="0" w:oddHBand="1" w:evenHBand="0" w:firstRowFirstColumn="0" w:firstRowLastColumn="0" w:lastRowFirstColumn="0" w:lastRowLastColumn="0"/>
              <w:rPr>
                <w:color w:val="0000FF" w:themeColor="hyperlink"/>
                <w:sz w:val="16"/>
                <w:szCs w:val="16"/>
                <w:u w:val="single"/>
              </w:rPr>
            </w:pPr>
            <w:r>
              <w:rPr>
                <w:sz w:val="16"/>
                <w:szCs w:val="16"/>
              </w:rPr>
              <w:t xml:space="preserve">MTE: </w:t>
            </w:r>
            <w:hyperlink r:id="rId169" w:history="1">
              <w:r>
                <w:rPr>
                  <w:rStyle w:val="Hyperlink"/>
                  <w:sz w:val="16"/>
                  <w:szCs w:val="16"/>
                </w:rPr>
                <w:t>https://portal-mte.itespp.org/pages/generation-mix-historical</w:t>
              </w:r>
            </w:hyperlink>
            <w:r>
              <w:rPr>
                <w:rStyle w:val="Hyperlink"/>
                <w:sz w:val="16"/>
                <w:szCs w:val="16"/>
              </w:rPr>
              <w:t xml:space="preserve"> </w:t>
            </w:r>
          </w:p>
        </w:tc>
        <w:tc>
          <w:tcPr>
            <w:tcW w:w="5760" w:type="dxa"/>
          </w:tcPr>
          <w:p w14:paraId="0831271F" w14:textId="77777777"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w:t>
            </w:r>
            <w:hyperlink r:id="rId170" w:history="1">
              <w:r>
                <w:rPr>
                  <w:rStyle w:val="Hyperlink"/>
                  <w:sz w:val="16"/>
                  <w:szCs w:val="16"/>
                </w:rPr>
                <w:t>ftp://pubftp.spp.org/Operational_Data/GEN_MIX/</w:t>
              </w:r>
            </w:hyperlink>
            <w:r w:rsidRPr="00073EFD">
              <w:rPr>
                <w:sz w:val="16"/>
                <w:szCs w:val="16"/>
              </w:rPr>
              <w:t xml:space="preserve"> </w:t>
            </w:r>
          </w:p>
          <w:p w14:paraId="60B67768"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530FB29E" w14:textId="77777777"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171" w:history="1">
              <w:r>
                <w:rPr>
                  <w:rStyle w:val="Hyperlink"/>
                  <w:sz w:val="16"/>
                  <w:szCs w:val="16"/>
                </w:rPr>
                <w:t>ftp://pubftp-mte.itespp.org/Operational_Data/GEN_MIX/</w:t>
              </w:r>
            </w:hyperlink>
          </w:p>
        </w:tc>
      </w:tr>
      <w:tr w:rsidR="00B863F2" w:rsidRPr="000977C9" w14:paraId="523E2BC2"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01974684" w14:textId="77777777" w:rsidR="00B863F2" w:rsidRPr="00F24F7C" w:rsidRDefault="00B863F2" w:rsidP="00B863F2">
            <w:pPr>
              <w:contextualSpacing/>
              <w:rPr>
                <w:b w:val="0"/>
                <w:bCs w:val="0"/>
                <w:sz w:val="16"/>
                <w:szCs w:val="16"/>
              </w:rPr>
            </w:pPr>
            <w:r>
              <w:rPr>
                <w:b w:val="0"/>
                <w:bCs w:val="0"/>
                <w:sz w:val="16"/>
                <w:szCs w:val="16"/>
              </w:rPr>
              <w:t>GenMix365</w:t>
            </w:r>
          </w:p>
        </w:tc>
        <w:tc>
          <w:tcPr>
            <w:tcW w:w="4742" w:type="dxa"/>
          </w:tcPr>
          <w:p w14:paraId="512A83DA" w14:textId="0E4D1E44"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 xml:space="preserve">PRD: </w:t>
            </w:r>
            <w:hyperlink r:id="rId172" w:history="1">
              <w:r>
                <w:rPr>
                  <w:rStyle w:val="Hyperlink"/>
                  <w:sz w:val="16"/>
                  <w:szCs w:val="16"/>
                </w:rPr>
                <w:t>https://portal.spp.org/pages/generation-mix-historical</w:t>
              </w:r>
            </w:hyperlink>
            <w:r>
              <w:rPr>
                <w:rStyle w:val="Hyperlink"/>
                <w:sz w:val="16"/>
                <w:szCs w:val="16"/>
              </w:rPr>
              <w:t xml:space="preserve"> </w:t>
            </w:r>
          </w:p>
          <w:p w14:paraId="6711179D"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4D8855CF" w14:textId="16E7EE80" w:rsidR="00B863F2" w:rsidRPr="0078458C" w:rsidRDefault="00B863F2" w:rsidP="00B863F2">
            <w:pPr>
              <w:contextualSpacing/>
              <w:cnfStyle w:val="000000010000" w:firstRow="0" w:lastRow="0" w:firstColumn="0" w:lastColumn="0" w:oddVBand="0" w:evenVBand="0" w:oddHBand="0" w:evenHBand="1" w:firstRowFirstColumn="0" w:firstRowLastColumn="0" w:lastRowFirstColumn="0" w:lastRowLastColumn="0"/>
              <w:rPr>
                <w:color w:val="0000FF" w:themeColor="hyperlink"/>
                <w:sz w:val="16"/>
                <w:szCs w:val="16"/>
                <w:u w:val="single"/>
              </w:rPr>
            </w:pPr>
            <w:r>
              <w:rPr>
                <w:sz w:val="16"/>
                <w:szCs w:val="16"/>
              </w:rPr>
              <w:t xml:space="preserve">MTE: </w:t>
            </w:r>
            <w:hyperlink r:id="rId173" w:history="1">
              <w:r>
                <w:rPr>
                  <w:rStyle w:val="Hyperlink"/>
                  <w:sz w:val="16"/>
                  <w:szCs w:val="16"/>
                </w:rPr>
                <w:t>https://portal-mte.itespp.org/pages/generation-mix-historical</w:t>
              </w:r>
            </w:hyperlink>
          </w:p>
        </w:tc>
        <w:tc>
          <w:tcPr>
            <w:tcW w:w="5760" w:type="dxa"/>
          </w:tcPr>
          <w:p w14:paraId="0250CF2E" w14:textId="77777777"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w:t>
            </w:r>
            <w:hyperlink r:id="rId174" w:history="1">
              <w:r>
                <w:rPr>
                  <w:rStyle w:val="Hyperlink"/>
                  <w:sz w:val="16"/>
                  <w:szCs w:val="16"/>
                </w:rPr>
                <w:t>ftp://pubftp.spp.org/Operational_Data/GEN_MIX/</w:t>
              </w:r>
            </w:hyperlink>
            <w:r w:rsidRPr="00073EFD">
              <w:rPr>
                <w:sz w:val="16"/>
                <w:szCs w:val="16"/>
              </w:rPr>
              <w:t xml:space="preserve"> </w:t>
            </w:r>
          </w:p>
          <w:p w14:paraId="7128B72E"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420844A4" w14:textId="77777777"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175" w:history="1">
              <w:r>
                <w:rPr>
                  <w:rStyle w:val="Hyperlink"/>
                  <w:sz w:val="16"/>
                  <w:szCs w:val="16"/>
                </w:rPr>
                <w:t>ftp://pubftp-mte.itespp.org/Operational_Data/GEN_MIX/</w:t>
              </w:r>
            </w:hyperlink>
          </w:p>
        </w:tc>
      </w:tr>
      <w:tr w:rsidR="00B863F2" w:rsidRPr="000977C9" w14:paraId="4896F0D1"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62185B2" w14:textId="77777777" w:rsidR="00B863F2" w:rsidRPr="00F24F7C" w:rsidRDefault="00B863F2" w:rsidP="00B863F2">
            <w:pPr>
              <w:contextualSpacing/>
              <w:rPr>
                <w:b w:val="0"/>
                <w:bCs w:val="0"/>
                <w:sz w:val="16"/>
                <w:szCs w:val="16"/>
              </w:rPr>
            </w:pPr>
            <w:r w:rsidRPr="00F24F7C">
              <w:rPr>
                <w:b w:val="0"/>
                <w:bCs w:val="0"/>
                <w:sz w:val="16"/>
                <w:szCs w:val="16"/>
              </w:rPr>
              <w:t>Gen</w:t>
            </w:r>
            <w:r>
              <w:rPr>
                <w:b w:val="0"/>
                <w:bCs w:val="0"/>
                <w:sz w:val="16"/>
                <w:szCs w:val="16"/>
              </w:rPr>
              <w:t>eration on Outage</w:t>
            </w:r>
          </w:p>
        </w:tc>
        <w:tc>
          <w:tcPr>
            <w:tcW w:w="4742" w:type="dxa"/>
          </w:tcPr>
          <w:p w14:paraId="3F12DDCC" w14:textId="16B97566"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sidRPr="00073EFD">
              <w:rPr>
                <w:sz w:val="16"/>
                <w:szCs w:val="16"/>
              </w:rPr>
              <w:t xml:space="preserve">PRD: </w:t>
            </w:r>
            <w:hyperlink r:id="rId176" w:history="1">
              <w:r>
                <w:rPr>
                  <w:rStyle w:val="Hyperlink"/>
                  <w:sz w:val="16"/>
                  <w:szCs w:val="16"/>
                </w:rPr>
                <w:t>https://portal.spp.org/pages/capacity-of-generation-on-outage</w:t>
              </w:r>
            </w:hyperlink>
          </w:p>
          <w:p w14:paraId="51D3B6AC" w14:textId="77777777" w:rsidR="00B863F2" w:rsidRDefault="00B863F2" w:rsidP="00B863F2">
            <w:pPr>
              <w:tabs>
                <w:tab w:val="left" w:pos="924"/>
              </w:tabs>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b/>
            </w:r>
          </w:p>
          <w:p w14:paraId="4213BCFA" w14:textId="14C41422" w:rsidR="00B863F2" w:rsidRPr="0078458C" w:rsidRDefault="00B863F2" w:rsidP="00B863F2">
            <w:pPr>
              <w:contextualSpacing/>
              <w:cnfStyle w:val="000000100000" w:firstRow="0" w:lastRow="0" w:firstColumn="0" w:lastColumn="0" w:oddVBand="0" w:evenVBand="0" w:oddHBand="1" w:evenHBand="0" w:firstRowFirstColumn="0" w:firstRowLastColumn="0" w:lastRowFirstColumn="0" w:lastRowLastColumn="0"/>
              <w:rPr>
                <w:color w:val="0000FF" w:themeColor="hyperlink"/>
                <w:sz w:val="16"/>
                <w:szCs w:val="16"/>
                <w:u w:val="single"/>
              </w:rPr>
            </w:pPr>
            <w:r>
              <w:rPr>
                <w:sz w:val="16"/>
                <w:szCs w:val="16"/>
              </w:rPr>
              <w:t xml:space="preserve">MTE: </w:t>
            </w:r>
            <w:hyperlink r:id="rId177" w:history="1">
              <w:r>
                <w:rPr>
                  <w:rStyle w:val="Hyperlink"/>
                  <w:sz w:val="16"/>
                  <w:szCs w:val="16"/>
                </w:rPr>
                <w:t>https://portal-mte.itespp.org/pages/capacity-of-generation-on-outage</w:t>
              </w:r>
            </w:hyperlink>
            <w:r>
              <w:rPr>
                <w:rStyle w:val="Hyperlink"/>
                <w:sz w:val="16"/>
                <w:szCs w:val="16"/>
              </w:rPr>
              <w:t xml:space="preserve"> </w:t>
            </w:r>
          </w:p>
        </w:tc>
        <w:tc>
          <w:tcPr>
            <w:tcW w:w="5760" w:type="dxa"/>
          </w:tcPr>
          <w:p w14:paraId="0A458A28" w14:textId="77777777"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w:t>
            </w:r>
            <w:hyperlink r:id="rId178" w:history="1">
              <w:r>
                <w:rPr>
                  <w:rStyle w:val="Hyperlink"/>
                  <w:sz w:val="16"/>
                  <w:szCs w:val="16"/>
                </w:rPr>
                <w:t>ftp://pubftp.spp.org/Operational_Data/Capacity_Gen_Outage/</w:t>
              </w:r>
            </w:hyperlink>
            <w:r w:rsidRPr="00073EFD">
              <w:rPr>
                <w:sz w:val="16"/>
                <w:szCs w:val="16"/>
              </w:rPr>
              <w:t xml:space="preserve"> </w:t>
            </w:r>
          </w:p>
          <w:p w14:paraId="28D1D103"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144C2793" w14:textId="77777777"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179" w:history="1">
              <w:r>
                <w:rPr>
                  <w:rStyle w:val="Hyperlink"/>
                  <w:sz w:val="16"/>
                  <w:szCs w:val="16"/>
                </w:rPr>
                <w:t>ftp://pubftp-mte.itespp.org/Operational_Data/Capacity_Gen_Outage/</w:t>
              </w:r>
            </w:hyperlink>
          </w:p>
        </w:tc>
      </w:tr>
      <w:tr w:rsidR="00B863F2" w:rsidRPr="000977C9" w14:paraId="761B3D69"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1A16787" w14:textId="1171F680" w:rsidR="00B863F2" w:rsidRPr="00F24F7C" w:rsidRDefault="00B863F2" w:rsidP="00B863F2">
            <w:pPr>
              <w:contextualSpacing/>
              <w:rPr>
                <w:b w:val="0"/>
                <w:bCs w:val="0"/>
                <w:sz w:val="16"/>
                <w:szCs w:val="16"/>
              </w:rPr>
            </w:pPr>
            <w:r>
              <w:rPr>
                <w:b w:val="0"/>
                <w:bCs w:val="0"/>
                <w:sz w:val="16"/>
                <w:szCs w:val="16"/>
              </w:rPr>
              <w:t xml:space="preserve">RTBM Headroom and Floorroom </w:t>
            </w:r>
          </w:p>
        </w:tc>
        <w:tc>
          <w:tcPr>
            <w:tcW w:w="4742" w:type="dxa"/>
          </w:tcPr>
          <w:p w14:paraId="080D8B93" w14:textId="2F58BD08"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sidRPr="00073EFD">
              <w:rPr>
                <w:sz w:val="16"/>
                <w:szCs w:val="16"/>
              </w:rPr>
              <w:t xml:space="preserve">PRD: </w:t>
            </w:r>
            <w:hyperlink r:id="rId180" w:history="1">
              <w:r>
                <w:rPr>
                  <w:rStyle w:val="Hyperlink"/>
                  <w:sz w:val="16"/>
                  <w:szCs w:val="16"/>
                </w:rPr>
                <w:t>https://portal.spp.org/pages/headroom-and-floorroom</w:t>
              </w:r>
            </w:hyperlink>
          </w:p>
          <w:p w14:paraId="0AB03E9A" w14:textId="77777777" w:rsidR="00B863F2" w:rsidRDefault="00B863F2" w:rsidP="00B863F2">
            <w:pPr>
              <w:tabs>
                <w:tab w:val="left" w:pos="924"/>
              </w:tabs>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ab/>
            </w:r>
          </w:p>
          <w:p w14:paraId="265E5644" w14:textId="27EE230A" w:rsidR="00B863F2" w:rsidRPr="0078458C" w:rsidRDefault="00B863F2" w:rsidP="00B863F2">
            <w:pPr>
              <w:contextualSpacing/>
              <w:cnfStyle w:val="000000010000" w:firstRow="0" w:lastRow="0" w:firstColumn="0" w:lastColumn="0" w:oddVBand="0" w:evenVBand="0" w:oddHBand="0" w:evenHBand="1" w:firstRowFirstColumn="0" w:firstRowLastColumn="0" w:lastRowFirstColumn="0" w:lastRowLastColumn="0"/>
              <w:rPr>
                <w:color w:val="0000FF" w:themeColor="hyperlink"/>
                <w:sz w:val="16"/>
                <w:szCs w:val="16"/>
                <w:u w:val="single"/>
              </w:rPr>
            </w:pPr>
            <w:r>
              <w:rPr>
                <w:sz w:val="16"/>
                <w:szCs w:val="16"/>
              </w:rPr>
              <w:t xml:space="preserve">MTE: </w:t>
            </w:r>
            <w:hyperlink r:id="rId181" w:history="1">
              <w:r>
                <w:rPr>
                  <w:rStyle w:val="Hyperlink"/>
                  <w:sz w:val="16"/>
                  <w:szCs w:val="16"/>
                </w:rPr>
                <w:t>https://portal-mte.itespp.org/pages/headroom-and-floorroom</w:t>
              </w:r>
            </w:hyperlink>
            <w:r>
              <w:rPr>
                <w:rStyle w:val="Hyperlink"/>
                <w:sz w:val="16"/>
                <w:szCs w:val="16"/>
              </w:rPr>
              <w:t xml:space="preserve">headroom </w:t>
            </w:r>
          </w:p>
        </w:tc>
        <w:tc>
          <w:tcPr>
            <w:tcW w:w="5760" w:type="dxa"/>
          </w:tcPr>
          <w:p w14:paraId="0C202AA6" w14:textId="77777777"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w:t>
            </w:r>
            <w:hyperlink r:id="rId182" w:history="1">
              <w:r>
                <w:rPr>
                  <w:rStyle w:val="Hyperlink"/>
                  <w:sz w:val="16"/>
                  <w:szCs w:val="16"/>
                </w:rPr>
                <w:t>ftp://pubftp.spp.org/Markets/Headroom_and_Floorroom/</w:t>
              </w:r>
            </w:hyperlink>
            <w:r w:rsidRPr="00073EFD">
              <w:rPr>
                <w:sz w:val="16"/>
                <w:szCs w:val="16"/>
              </w:rPr>
              <w:t xml:space="preserve"> </w:t>
            </w:r>
          </w:p>
          <w:p w14:paraId="4910E1C5"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27B216A3" w14:textId="77777777"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183" w:history="1">
              <w:r>
                <w:rPr>
                  <w:rStyle w:val="Hyperlink"/>
                  <w:sz w:val="16"/>
                  <w:szCs w:val="16"/>
                </w:rPr>
                <w:t>ftp://pubftp-mte.itespp.org/Operational_Data/Headroom_and_Floorroom/</w:t>
              </w:r>
            </w:hyperlink>
          </w:p>
        </w:tc>
      </w:tr>
      <w:tr w:rsidR="00B863F2" w:rsidRPr="000977C9" w14:paraId="3195DC7F"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5934D6E0" w14:textId="02CF1D55" w:rsidR="00B863F2" w:rsidRDefault="00B863F2" w:rsidP="00B863F2">
            <w:pPr>
              <w:contextualSpacing/>
              <w:rPr>
                <w:b w:val="0"/>
                <w:bCs w:val="0"/>
                <w:sz w:val="16"/>
                <w:szCs w:val="16"/>
              </w:rPr>
            </w:pPr>
            <w:r>
              <w:rPr>
                <w:b w:val="0"/>
                <w:bCs w:val="0"/>
                <w:sz w:val="16"/>
                <w:szCs w:val="16"/>
              </w:rPr>
              <w:t>Scarcity Demand Curve</w:t>
            </w:r>
          </w:p>
        </w:tc>
        <w:tc>
          <w:tcPr>
            <w:tcW w:w="4742" w:type="dxa"/>
          </w:tcPr>
          <w:p w14:paraId="7A43E6A0"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sidRPr="00073EFD">
              <w:rPr>
                <w:sz w:val="16"/>
                <w:szCs w:val="16"/>
              </w:rPr>
              <w:t xml:space="preserve">PRD: </w:t>
            </w:r>
            <w:hyperlink r:id="rId184" w:history="1">
              <w:r>
                <w:rPr>
                  <w:rStyle w:val="Hyperlink"/>
                  <w:sz w:val="16"/>
                  <w:szCs w:val="16"/>
                </w:rPr>
                <w:t>https://portal.spp.org/groups/scarcity-demand-curve</w:t>
              </w:r>
            </w:hyperlink>
          </w:p>
          <w:p w14:paraId="19F388B4" w14:textId="77777777" w:rsidR="00B863F2" w:rsidRDefault="00B863F2" w:rsidP="00B863F2">
            <w:pPr>
              <w:tabs>
                <w:tab w:val="left" w:pos="924"/>
              </w:tabs>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b/>
            </w:r>
          </w:p>
          <w:p w14:paraId="5B2428EA" w14:textId="2ED02F8B"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185" w:history="1">
              <w:r>
                <w:rPr>
                  <w:rStyle w:val="Hyperlink"/>
                  <w:sz w:val="16"/>
                  <w:szCs w:val="16"/>
                </w:rPr>
                <w:t>https://portal-mte.itespp.org/groups/scarcity-demand-curve</w:t>
              </w:r>
            </w:hyperlink>
            <w:r>
              <w:rPr>
                <w:rStyle w:val="Hyperlink"/>
                <w:sz w:val="16"/>
                <w:szCs w:val="16"/>
              </w:rPr>
              <w:t xml:space="preserve"> </w:t>
            </w:r>
          </w:p>
        </w:tc>
        <w:tc>
          <w:tcPr>
            <w:tcW w:w="5760" w:type="dxa"/>
          </w:tcPr>
          <w:p w14:paraId="782A1640" w14:textId="77777777"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w:t>
            </w:r>
            <w:hyperlink r:id="rId186" w:history="1">
              <w:r>
                <w:rPr>
                  <w:rStyle w:val="Hyperlink"/>
                  <w:sz w:val="16"/>
                  <w:szCs w:val="16"/>
                </w:rPr>
                <w:t>ftp://pubftp.spp.org/Markets/Scarcity_Demand_Curve/</w:t>
              </w:r>
            </w:hyperlink>
            <w:r w:rsidRPr="00073EFD">
              <w:rPr>
                <w:sz w:val="16"/>
                <w:szCs w:val="16"/>
              </w:rPr>
              <w:t xml:space="preserve"> </w:t>
            </w:r>
          </w:p>
          <w:p w14:paraId="01A49C20"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1542752C" w14:textId="2306294E"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187" w:history="1">
              <w:r>
                <w:rPr>
                  <w:rStyle w:val="Hyperlink"/>
                  <w:sz w:val="16"/>
                  <w:szCs w:val="16"/>
                </w:rPr>
                <w:t>ftp://pubftp-mte.itespp.org/Markets/Scarcity_Demand_Curve/</w:t>
              </w:r>
            </w:hyperlink>
          </w:p>
        </w:tc>
      </w:tr>
      <w:tr w:rsidR="00B863F2" w:rsidRPr="000977C9" w14:paraId="364F72DA"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0E0FC8F4" w14:textId="374AB46A" w:rsidR="00B863F2" w:rsidRPr="00F24F7C" w:rsidRDefault="00B863F2" w:rsidP="00B863F2">
            <w:pPr>
              <w:contextualSpacing/>
              <w:rPr>
                <w:b w:val="0"/>
                <w:bCs w:val="0"/>
                <w:sz w:val="16"/>
                <w:szCs w:val="16"/>
              </w:rPr>
            </w:pPr>
            <w:r>
              <w:rPr>
                <w:b w:val="0"/>
                <w:bCs w:val="0"/>
                <w:sz w:val="16"/>
                <w:szCs w:val="16"/>
              </w:rPr>
              <w:t>Resource Forecast by Reserve Zone</w:t>
            </w:r>
          </w:p>
        </w:tc>
        <w:tc>
          <w:tcPr>
            <w:tcW w:w="4742" w:type="dxa"/>
          </w:tcPr>
          <w:p w14:paraId="141AB239"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rStyle w:val="Hyperlink"/>
                <w:sz w:val="16"/>
                <w:szCs w:val="16"/>
              </w:rPr>
            </w:pPr>
            <w:r w:rsidRPr="00073EFD">
              <w:rPr>
                <w:sz w:val="16"/>
                <w:szCs w:val="16"/>
              </w:rPr>
              <w:t xml:space="preserve">PRD: </w:t>
            </w:r>
            <w:hyperlink r:id="rId188" w:history="1">
              <w:r>
                <w:rPr>
                  <w:rStyle w:val="Hyperlink"/>
                  <w:sz w:val="16"/>
                  <w:szCs w:val="16"/>
                </w:rPr>
                <w:t>https://portal.spp.org/pages/resource-forecast-by-reserve-zone</w:t>
              </w:r>
            </w:hyperlink>
            <w:r>
              <w:rPr>
                <w:sz w:val="16"/>
                <w:szCs w:val="16"/>
              </w:rPr>
              <w:t xml:space="preserve"> </w:t>
            </w:r>
          </w:p>
          <w:p w14:paraId="5F33FA64" w14:textId="77777777" w:rsidR="00B863F2" w:rsidRDefault="00B863F2" w:rsidP="00B863F2">
            <w:pPr>
              <w:tabs>
                <w:tab w:val="left" w:pos="924"/>
              </w:tabs>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ab/>
            </w:r>
          </w:p>
          <w:p w14:paraId="5A0A817D" w14:textId="6819A551" w:rsidR="00B863F2" w:rsidRPr="0078458C" w:rsidRDefault="00B863F2" w:rsidP="00B863F2">
            <w:pPr>
              <w:contextualSpacing/>
              <w:cnfStyle w:val="000000010000" w:firstRow="0" w:lastRow="0" w:firstColumn="0" w:lastColumn="0" w:oddVBand="0" w:evenVBand="0" w:oddHBand="0" w:evenHBand="1" w:firstRowFirstColumn="0" w:firstRowLastColumn="0" w:lastRowFirstColumn="0" w:lastRowLastColumn="0"/>
              <w:rPr>
                <w:color w:val="0000FF" w:themeColor="hyperlink"/>
                <w:sz w:val="16"/>
                <w:szCs w:val="16"/>
                <w:u w:val="single"/>
              </w:rPr>
            </w:pPr>
            <w:r>
              <w:rPr>
                <w:sz w:val="16"/>
                <w:szCs w:val="16"/>
              </w:rPr>
              <w:t xml:space="preserve">MTE: </w:t>
            </w:r>
            <w:hyperlink r:id="rId189" w:history="1">
              <w:r>
                <w:rPr>
                  <w:rStyle w:val="Hyperlink"/>
                  <w:sz w:val="16"/>
                  <w:szCs w:val="16"/>
                </w:rPr>
                <w:t>https://portal-mte.itespp.org/pages/resource-forecast-by-reserve-zone</w:t>
              </w:r>
            </w:hyperlink>
          </w:p>
        </w:tc>
        <w:tc>
          <w:tcPr>
            <w:tcW w:w="5760" w:type="dxa"/>
          </w:tcPr>
          <w:p w14:paraId="73C29DCA" w14:textId="77777777"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w:t>
            </w:r>
            <w:hyperlink r:id="rId190" w:history="1">
              <w:r>
                <w:rPr>
                  <w:rStyle w:val="Hyperlink"/>
                  <w:sz w:val="16"/>
                  <w:szCs w:val="16"/>
                </w:rPr>
                <w:t>ftp://pubftp.spp.org/Operational_Data/RF_By_Reserve_Zone/</w:t>
              </w:r>
            </w:hyperlink>
            <w:r w:rsidRPr="00073EFD">
              <w:rPr>
                <w:sz w:val="16"/>
                <w:szCs w:val="16"/>
              </w:rPr>
              <w:t xml:space="preserve"> </w:t>
            </w:r>
          </w:p>
          <w:p w14:paraId="0C2C34BD"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513D4366" w14:textId="16EFEEEF"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191" w:history="1">
              <w:r>
                <w:rPr>
                  <w:rStyle w:val="Hyperlink"/>
                  <w:sz w:val="16"/>
                  <w:szCs w:val="16"/>
                </w:rPr>
                <w:t>ftp://pubftp-mte.itespp.org/Operational_Data/RF_By_Reserve_Zone/</w:t>
              </w:r>
            </w:hyperlink>
          </w:p>
        </w:tc>
      </w:tr>
      <w:tr w:rsidR="00B863F2" w:rsidRPr="000977C9" w14:paraId="51AC94A6"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20F5E406" w14:textId="68C6B25B" w:rsidR="00B863F2" w:rsidRPr="00F24F7C" w:rsidRDefault="00B863F2" w:rsidP="00B863F2">
            <w:pPr>
              <w:contextualSpacing/>
              <w:rPr>
                <w:b w:val="0"/>
                <w:bCs w:val="0"/>
                <w:sz w:val="16"/>
                <w:szCs w:val="16"/>
              </w:rPr>
            </w:pPr>
            <w:r w:rsidRPr="009267DD">
              <w:rPr>
                <w:b w:val="0"/>
                <w:sz w:val="16"/>
                <w:szCs w:val="16"/>
              </w:rPr>
              <w:t>Hourly Generation Capacity by Fuel Type</w:t>
            </w:r>
          </w:p>
        </w:tc>
        <w:tc>
          <w:tcPr>
            <w:tcW w:w="4742" w:type="dxa"/>
          </w:tcPr>
          <w:p w14:paraId="277C61E4"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rStyle w:val="Hyperlink"/>
                <w:sz w:val="16"/>
                <w:szCs w:val="16"/>
              </w:rPr>
            </w:pPr>
            <w:r w:rsidRPr="00073EFD">
              <w:rPr>
                <w:sz w:val="16"/>
                <w:szCs w:val="16"/>
              </w:rPr>
              <w:t xml:space="preserve">PRD: </w:t>
            </w:r>
            <w:hyperlink r:id="rId192" w:history="1">
              <w:r>
                <w:rPr>
                  <w:rStyle w:val="Hyperlink"/>
                  <w:sz w:val="16"/>
                  <w:szCs w:val="16"/>
                </w:rPr>
                <w:t>https://portal.spp.org/pages/hourly-generation-capacity-by-fuel-type</w:t>
              </w:r>
            </w:hyperlink>
            <w:r>
              <w:rPr>
                <w:sz w:val="16"/>
                <w:szCs w:val="16"/>
              </w:rPr>
              <w:t xml:space="preserve"> </w:t>
            </w:r>
          </w:p>
          <w:p w14:paraId="69C4256B" w14:textId="77777777" w:rsidR="00B863F2" w:rsidRDefault="00B863F2" w:rsidP="00B863F2">
            <w:pPr>
              <w:tabs>
                <w:tab w:val="left" w:pos="924"/>
              </w:tabs>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b/>
            </w:r>
          </w:p>
          <w:p w14:paraId="2952E0F9" w14:textId="24DC5F8D" w:rsidR="00B863F2" w:rsidRPr="0078458C" w:rsidRDefault="00B863F2" w:rsidP="00B863F2">
            <w:pPr>
              <w:contextualSpacing/>
              <w:cnfStyle w:val="000000100000" w:firstRow="0" w:lastRow="0" w:firstColumn="0" w:lastColumn="0" w:oddVBand="0" w:evenVBand="0" w:oddHBand="1" w:evenHBand="0" w:firstRowFirstColumn="0" w:firstRowLastColumn="0" w:lastRowFirstColumn="0" w:lastRowLastColumn="0"/>
              <w:rPr>
                <w:color w:val="0000FF" w:themeColor="hyperlink"/>
                <w:sz w:val="16"/>
                <w:szCs w:val="16"/>
                <w:u w:val="single"/>
              </w:rPr>
            </w:pPr>
            <w:r>
              <w:rPr>
                <w:sz w:val="16"/>
                <w:szCs w:val="16"/>
              </w:rPr>
              <w:t xml:space="preserve">MTE: </w:t>
            </w:r>
            <w:hyperlink r:id="rId193" w:history="1">
              <w:r>
                <w:rPr>
                  <w:rStyle w:val="Hyperlink"/>
                  <w:sz w:val="16"/>
                  <w:szCs w:val="16"/>
                </w:rPr>
                <w:t>https://portal-mte.itespp.org/pages/hourly-generation-capacity-by-fuel-type</w:t>
              </w:r>
            </w:hyperlink>
          </w:p>
        </w:tc>
        <w:tc>
          <w:tcPr>
            <w:tcW w:w="5760" w:type="dxa"/>
          </w:tcPr>
          <w:p w14:paraId="02DEFF80" w14:textId="77777777"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w:t>
            </w:r>
            <w:hyperlink r:id="rId194" w:history="1">
              <w:r>
                <w:rPr>
                  <w:rStyle w:val="Hyperlink"/>
                  <w:sz w:val="16"/>
                  <w:szCs w:val="16"/>
                </w:rPr>
                <w:t>ftp://pubftp.spp.org/Operational_Data/Hourly_Gen_Cap_by_Fuel_Type/</w:t>
              </w:r>
            </w:hyperlink>
            <w:r w:rsidRPr="00073EFD">
              <w:rPr>
                <w:sz w:val="16"/>
                <w:szCs w:val="16"/>
              </w:rPr>
              <w:t xml:space="preserve"> </w:t>
            </w:r>
          </w:p>
          <w:p w14:paraId="3FFC8E31"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5317C34F" w14:textId="56E7CC96" w:rsidR="00B863F2" w:rsidRPr="00073EFD"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195" w:history="1">
              <w:r>
                <w:rPr>
                  <w:rStyle w:val="Hyperlink"/>
                  <w:sz w:val="16"/>
                  <w:szCs w:val="16"/>
                </w:rPr>
                <w:t>ftp://pubftp-mte.itespp.org/Operational_Data/Hourly_Gen_Cap_by_Fuel_Type/</w:t>
              </w:r>
            </w:hyperlink>
          </w:p>
        </w:tc>
      </w:tr>
      <w:tr w:rsidR="00B863F2" w:rsidRPr="000977C9" w14:paraId="5A6388D5"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64CF942C" w14:textId="492A25B8" w:rsidR="00B863F2" w:rsidRPr="009267DD" w:rsidRDefault="00B863F2" w:rsidP="00B863F2">
            <w:pPr>
              <w:contextualSpacing/>
              <w:rPr>
                <w:b w:val="0"/>
                <w:bCs w:val="0"/>
                <w:sz w:val="16"/>
                <w:szCs w:val="16"/>
              </w:rPr>
            </w:pPr>
            <w:r w:rsidRPr="00AA2920">
              <w:rPr>
                <w:b w:val="0"/>
                <w:bCs w:val="0"/>
                <w:sz w:val="16"/>
                <w:szCs w:val="16"/>
              </w:rPr>
              <w:t>Estimated Prices</w:t>
            </w:r>
          </w:p>
        </w:tc>
        <w:tc>
          <w:tcPr>
            <w:tcW w:w="4742" w:type="dxa"/>
          </w:tcPr>
          <w:p w14:paraId="255CFC32"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PRD: </w:t>
            </w:r>
            <w:hyperlink r:id="rId196" w:history="1">
              <w:r w:rsidRPr="0039224B">
                <w:rPr>
                  <w:rStyle w:val="Hyperlink"/>
                  <w:sz w:val="16"/>
                  <w:szCs w:val="16"/>
                </w:rPr>
                <w:t>https://portal.spp.org/pages/estimated-prices</w:t>
              </w:r>
            </w:hyperlink>
            <w:r>
              <w:rPr>
                <w:sz w:val="16"/>
                <w:szCs w:val="16"/>
              </w:rPr>
              <w:t xml:space="preserve"> </w:t>
            </w:r>
          </w:p>
          <w:p w14:paraId="7B43BDF0"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66EAB5EF" w14:textId="70DA8DBB" w:rsidR="00B863F2" w:rsidRPr="0078458C" w:rsidRDefault="00B863F2" w:rsidP="00B863F2">
            <w:pPr>
              <w:contextualSpacing/>
              <w:cnfStyle w:val="000000010000" w:firstRow="0" w:lastRow="0" w:firstColumn="0" w:lastColumn="0" w:oddVBand="0" w:evenVBand="0" w:oddHBand="0" w:evenHBand="1" w:firstRowFirstColumn="0" w:firstRowLastColumn="0" w:lastRowFirstColumn="0" w:lastRowLastColumn="0"/>
              <w:rPr>
                <w:color w:val="0000FF" w:themeColor="hyperlink"/>
                <w:sz w:val="16"/>
                <w:szCs w:val="16"/>
                <w:u w:val="single"/>
              </w:rPr>
            </w:pPr>
            <w:r>
              <w:rPr>
                <w:sz w:val="16"/>
                <w:szCs w:val="16"/>
              </w:rPr>
              <w:t xml:space="preserve">MTE: </w:t>
            </w:r>
            <w:hyperlink r:id="rId197" w:history="1">
              <w:r w:rsidRPr="0039224B">
                <w:rPr>
                  <w:rStyle w:val="Hyperlink"/>
                  <w:sz w:val="16"/>
                  <w:szCs w:val="16"/>
                </w:rPr>
                <w:t>https://portal-mte.itespp.org/pages/estimated-prices</w:t>
              </w:r>
            </w:hyperlink>
            <w:r>
              <w:rPr>
                <w:sz w:val="16"/>
                <w:szCs w:val="16"/>
              </w:rPr>
              <w:t xml:space="preserve"> </w:t>
            </w:r>
          </w:p>
        </w:tc>
        <w:tc>
          <w:tcPr>
            <w:tcW w:w="5760" w:type="dxa"/>
          </w:tcPr>
          <w:p w14:paraId="360B106E" w14:textId="77777777"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w:t>
            </w:r>
            <w:hyperlink r:id="rId198" w:history="1">
              <w:r w:rsidRPr="0039224B">
                <w:rPr>
                  <w:rStyle w:val="Hyperlink"/>
                  <w:sz w:val="16"/>
                  <w:szCs w:val="16"/>
                </w:rPr>
                <w:t>ftp://pubftp.spp.org/Markets/RTBM/Estimated_Prices/</w:t>
              </w:r>
            </w:hyperlink>
            <w:r>
              <w:rPr>
                <w:sz w:val="16"/>
                <w:szCs w:val="16"/>
              </w:rPr>
              <w:t xml:space="preserve"> </w:t>
            </w:r>
          </w:p>
          <w:p w14:paraId="61822EB7" w14:textId="77777777" w:rsidR="00B863F2"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79A21744" w14:textId="5A470BC1" w:rsidR="00B863F2" w:rsidRPr="00073EFD" w:rsidRDefault="00B863F2" w:rsidP="00B863F2">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199" w:history="1">
              <w:r>
                <w:rPr>
                  <w:rStyle w:val="Hyperlink"/>
                  <w:sz w:val="16"/>
                  <w:szCs w:val="16"/>
                </w:rPr>
                <w:t>f</w:t>
              </w:r>
              <w:hyperlink r:id="rId200" w:history="1">
                <w:r w:rsidRPr="0039224B">
                  <w:rPr>
                    <w:rStyle w:val="Hyperlink"/>
                    <w:sz w:val="16"/>
                    <w:szCs w:val="16"/>
                  </w:rPr>
                  <w:t>tp://pubftp</w:t>
                </w:r>
                <w:r>
                  <w:rPr>
                    <w:rStyle w:val="Hyperlink"/>
                    <w:sz w:val="16"/>
                    <w:szCs w:val="16"/>
                  </w:rPr>
                  <w:t>-mte.ite</w:t>
                </w:r>
                <w:r w:rsidRPr="0039224B">
                  <w:rPr>
                    <w:rStyle w:val="Hyperlink"/>
                    <w:sz w:val="16"/>
                    <w:szCs w:val="16"/>
                  </w:rPr>
                  <w:t>spp.org/Markets/RTBM/Estimated_Prices/</w:t>
                </w:r>
              </w:hyperlink>
              <w:r>
                <w:rPr>
                  <w:sz w:val="16"/>
                  <w:szCs w:val="16"/>
                </w:rPr>
                <w:t xml:space="preserve"> </w:t>
              </w:r>
            </w:hyperlink>
          </w:p>
        </w:tc>
      </w:tr>
      <w:tr w:rsidR="00B863F2" w:rsidRPr="000977C9" w14:paraId="5825039B"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715EBE6" w14:textId="37B068BC" w:rsidR="00B863F2" w:rsidRPr="00AA2920" w:rsidRDefault="00B863F2" w:rsidP="00B863F2">
            <w:pPr>
              <w:contextualSpacing/>
              <w:rPr>
                <w:b w:val="0"/>
                <w:bCs w:val="0"/>
                <w:sz w:val="16"/>
                <w:szCs w:val="16"/>
              </w:rPr>
            </w:pPr>
            <w:r>
              <w:rPr>
                <w:b w:val="0"/>
                <w:bCs w:val="0"/>
                <w:sz w:val="16"/>
                <w:szCs w:val="16"/>
              </w:rPr>
              <w:t>Peak Load</w:t>
            </w:r>
          </w:p>
        </w:tc>
        <w:tc>
          <w:tcPr>
            <w:tcW w:w="4742" w:type="dxa"/>
          </w:tcPr>
          <w:p w14:paraId="1C7D7988"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PRD: </w:t>
            </w:r>
            <w:hyperlink r:id="rId201" w:history="1">
              <w:r w:rsidRPr="0039224B">
                <w:rPr>
                  <w:rStyle w:val="Hyperlink"/>
                  <w:sz w:val="16"/>
                  <w:szCs w:val="16"/>
                </w:rPr>
                <w:t>https://portal.spp.org/pages/peak-load</w:t>
              </w:r>
            </w:hyperlink>
            <w:r>
              <w:rPr>
                <w:sz w:val="16"/>
                <w:szCs w:val="16"/>
              </w:rPr>
              <w:t xml:space="preserve"> </w:t>
            </w:r>
          </w:p>
          <w:p w14:paraId="14AC058A"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5F07A680" w14:textId="265D3C47" w:rsidR="00B863F2" w:rsidRPr="00AA2920"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202" w:history="1">
              <w:r w:rsidRPr="0039224B">
                <w:rPr>
                  <w:rStyle w:val="Hyperlink"/>
                  <w:sz w:val="16"/>
                  <w:szCs w:val="16"/>
                </w:rPr>
                <w:t>https://portal-mte.itespp.org/pages/peak-load</w:t>
              </w:r>
            </w:hyperlink>
            <w:r>
              <w:rPr>
                <w:sz w:val="16"/>
                <w:szCs w:val="16"/>
              </w:rPr>
              <w:t xml:space="preserve">  </w:t>
            </w:r>
          </w:p>
        </w:tc>
        <w:tc>
          <w:tcPr>
            <w:tcW w:w="5760" w:type="dxa"/>
          </w:tcPr>
          <w:p w14:paraId="233DD141"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 </w:t>
            </w:r>
            <w:hyperlink r:id="rId203" w:history="1">
              <w:r w:rsidRPr="0039224B">
                <w:rPr>
                  <w:rStyle w:val="Hyperlink"/>
                  <w:sz w:val="16"/>
                  <w:szCs w:val="16"/>
                </w:rPr>
                <w:t>ftp://pubftp.spp.org/Operational_Data/Peak_Load/</w:t>
              </w:r>
            </w:hyperlink>
            <w:r>
              <w:rPr>
                <w:sz w:val="16"/>
                <w:szCs w:val="16"/>
              </w:rPr>
              <w:t xml:space="preserve"> </w:t>
            </w:r>
          </w:p>
          <w:p w14:paraId="159182CF" w14:textId="77777777" w:rsidR="00B863F2"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438B756F" w14:textId="0A53EAA9" w:rsidR="00B863F2" w:rsidRPr="00AA2920" w:rsidRDefault="00B863F2" w:rsidP="00B863F2">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204" w:history="1">
              <w:r w:rsidRPr="0039224B">
                <w:rPr>
                  <w:rStyle w:val="Hyperlink"/>
                  <w:sz w:val="16"/>
                  <w:szCs w:val="16"/>
                </w:rPr>
                <w:t>ftp://pubftp-mte.itespp.org/Operational_Data/Peak_Load/</w:t>
              </w:r>
            </w:hyperlink>
          </w:p>
        </w:tc>
      </w:tr>
      <w:tr w:rsidR="00F81C4B" w:rsidRPr="000977C9" w14:paraId="055CFF3E"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5CAB3DB8" w14:textId="1EDE6312" w:rsidR="00F81C4B" w:rsidRPr="00340D7F" w:rsidRDefault="00F81C4B" w:rsidP="00F81C4B">
            <w:pPr>
              <w:contextualSpacing/>
              <w:rPr>
                <w:b w:val="0"/>
                <w:bCs w:val="0"/>
                <w:sz w:val="16"/>
                <w:szCs w:val="16"/>
              </w:rPr>
            </w:pPr>
            <w:r>
              <w:rPr>
                <w:b w:val="0"/>
                <w:bCs w:val="0"/>
                <w:sz w:val="16"/>
                <w:szCs w:val="16"/>
              </w:rPr>
              <w:t>DA Virtual Clearing by MOA</w:t>
            </w:r>
          </w:p>
        </w:tc>
        <w:tc>
          <w:tcPr>
            <w:tcW w:w="4742" w:type="dxa"/>
          </w:tcPr>
          <w:p w14:paraId="3C508088" w14:textId="7F459E98" w:rsidR="00F81C4B" w:rsidRDefault="00F81C4B" w:rsidP="00F81C4B">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PRD: </w:t>
            </w:r>
            <w:hyperlink r:id="rId205" w:history="1">
              <w:r w:rsidRPr="0039224B">
                <w:rPr>
                  <w:rStyle w:val="Hyperlink"/>
                  <w:sz w:val="16"/>
                  <w:szCs w:val="16"/>
                </w:rPr>
                <w:t>https://portal.spp.org/pages/virtual-clearing-by-moa</w:t>
              </w:r>
            </w:hyperlink>
            <w:r>
              <w:rPr>
                <w:sz w:val="16"/>
                <w:szCs w:val="16"/>
              </w:rPr>
              <w:t xml:space="preserve"> </w:t>
            </w:r>
          </w:p>
          <w:p w14:paraId="775FB745" w14:textId="77777777" w:rsidR="00F81C4B" w:rsidRDefault="00F81C4B" w:rsidP="00F81C4B">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306BA6D8" w14:textId="79F299DB" w:rsidR="00F81C4B" w:rsidRPr="00073EFD" w:rsidRDefault="00F81C4B" w:rsidP="00F81C4B">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206" w:history="1">
              <w:r w:rsidRPr="0039224B">
                <w:rPr>
                  <w:rStyle w:val="Hyperlink"/>
                  <w:sz w:val="16"/>
                  <w:szCs w:val="16"/>
                </w:rPr>
                <w:t>https://portal-mte.itespp.org/pages/virtual-clearing-by-moa</w:t>
              </w:r>
            </w:hyperlink>
            <w:r>
              <w:rPr>
                <w:sz w:val="16"/>
                <w:szCs w:val="16"/>
              </w:rPr>
              <w:t xml:space="preserve"> </w:t>
            </w:r>
          </w:p>
        </w:tc>
        <w:tc>
          <w:tcPr>
            <w:tcW w:w="5760" w:type="dxa"/>
          </w:tcPr>
          <w:p w14:paraId="57A92835" w14:textId="72F9649E" w:rsidR="00F81C4B" w:rsidRDefault="00F81C4B" w:rsidP="00F81C4B">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 </w:t>
            </w:r>
            <w:hyperlink r:id="rId207" w:history="1">
              <w:r w:rsidRPr="0039224B">
                <w:rPr>
                  <w:rStyle w:val="Hyperlink"/>
                  <w:sz w:val="16"/>
                  <w:szCs w:val="16"/>
                </w:rPr>
                <w:t>ftp://pubftp.spp.org/Markets/DA/VirtualClearingByMOA/</w:t>
              </w:r>
            </w:hyperlink>
            <w:r>
              <w:rPr>
                <w:sz w:val="16"/>
                <w:szCs w:val="16"/>
              </w:rPr>
              <w:t xml:space="preserve"> </w:t>
            </w:r>
          </w:p>
          <w:p w14:paraId="0F7860F5" w14:textId="77777777" w:rsidR="00F81C4B" w:rsidRDefault="00F81C4B" w:rsidP="00F81C4B">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2CEC6EA2" w14:textId="02AA339B" w:rsidR="00F81C4B" w:rsidRPr="00073EFD" w:rsidRDefault="00F81C4B" w:rsidP="00F81C4B">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208" w:history="1">
              <w:r w:rsidRPr="0039224B">
                <w:rPr>
                  <w:rStyle w:val="Hyperlink"/>
                  <w:sz w:val="16"/>
                  <w:szCs w:val="16"/>
                </w:rPr>
                <w:t>ftp://pubftp-mte.itespp.org/Markets/DA/VirtualClearingByMOA/</w:t>
              </w:r>
            </w:hyperlink>
            <w:r>
              <w:rPr>
                <w:sz w:val="16"/>
                <w:szCs w:val="16"/>
              </w:rPr>
              <w:t xml:space="preserve"> </w:t>
            </w:r>
          </w:p>
        </w:tc>
      </w:tr>
      <w:tr w:rsidR="00F81C4B" w:rsidRPr="000977C9" w14:paraId="6FE93BFE"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216DB9B5" w14:textId="07B5CF43" w:rsidR="00F81C4B" w:rsidRPr="00F81C4B" w:rsidRDefault="00F81C4B" w:rsidP="00F81C4B">
            <w:pPr>
              <w:contextualSpacing/>
              <w:rPr>
                <w:b w:val="0"/>
                <w:bCs w:val="0"/>
                <w:sz w:val="16"/>
                <w:szCs w:val="16"/>
              </w:rPr>
            </w:pPr>
            <w:r w:rsidRPr="00F81C4B">
              <w:rPr>
                <w:b w:val="0"/>
                <w:bCs w:val="0"/>
                <w:sz w:val="16"/>
                <w:szCs w:val="16"/>
              </w:rPr>
              <w:t xml:space="preserve">DA Virtual Reference Prices </w:t>
            </w:r>
          </w:p>
        </w:tc>
        <w:tc>
          <w:tcPr>
            <w:tcW w:w="4742" w:type="dxa"/>
          </w:tcPr>
          <w:p w14:paraId="0973AD4B" w14:textId="3CCC2F14" w:rsidR="00F81C4B" w:rsidRDefault="00F81C4B" w:rsidP="00F81C4B">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PRD: </w:t>
            </w:r>
            <w:hyperlink r:id="rId209" w:history="1">
              <w:r w:rsidRPr="0039224B">
                <w:rPr>
                  <w:rStyle w:val="Hyperlink"/>
                  <w:sz w:val="16"/>
                  <w:szCs w:val="16"/>
                </w:rPr>
                <w:t>https://portal.spp.org/pages/virtual-reference-prices</w:t>
              </w:r>
            </w:hyperlink>
            <w:r>
              <w:rPr>
                <w:sz w:val="16"/>
                <w:szCs w:val="16"/>
              </w:rPr>
              <w:t xml:space="preserve"> </w:t>
            </w:r>
          </w:p>
          <w:p w14:paraId="35CBBDA9" w14:textId="77777777" w:rsidR="00F81C4B" w:rsidRDefault="00F81C4B" w:rsidP="00F81C4B">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097A2528" w14:textId="403D78A2" w:rsidR="00F81C4B" w:rsidRPr="00073EFD" w:rsidRDefault="00F81C4B" w:rsidP="00F81C4B">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210" w:history="1">
              <w:r w:rsidRPr="0039224B">
                <w:rPr>
                  <w:rStyle w:val="Hyperlink"/>
                  <w:sz w:val="16"/>
                  <w:szCs w:val="16"/>
                </w:rPr>
                <w:t>https://portal-mte.itespp.org/pages/virtual-reference-prices</w:t>
              </w:r>
            </w:hyperlink>
            <w:r>
              <w:rPr>
                <w:sz w:val="16"/>
                <w:szCs w:val="16"/>
              </w:rPr>
              <w:t xml:space="preserve"> </w:t>
            </w:r>
          </w:p>
        </w:tc>
        <w:tc>
          <w:tcPr>
            <w:tcW w:w="5760" w:type="dxa"/>
          </w:tcPr>
          <w:p w14:paraId="4A81EBBB" w14:textId="1887AA8C" w:rsidR="00F81C4B" w:rsidRDefault="00F81C4B" w:rsidP="00F81C4B">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 </w:t>
            </w:r>
            <w:hyperlink r:id="rId211" w:history="1">
              <w:r w:rsidR="00D17F13" w:rsidRPr="0039224B">
                <w:rPr>
                  <w:rStyle w:val="Hyperlink"/>
                  <w:sz w:val="16"/>
                  <w:szCs w:val="16"/>
                </w:rPr>
                <w:t>ftp://pubftp.spp.org/Markets/DA/VirtualReferencePrices/</w:t>
              </w:r>
            </w:hyperlink>
            <w:r w:rsidR="00D17F13">
              <w:rPr>
                <w:sz w:val="16"/>
                <w:szCs w:val="16"/>
              </w:rPr>
              <w:t xml:space="preserve"> </w:t>
            </w:r>
          </w:p>
          <w:p w14:paraId="753D4391" w14:textId="77777777" w:rsidR="00F81C4B" w:rsidRDefault="00F81C4B" w:rsidP="00F81C4B">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2DF01F30" w14:textId="01E99B07" w:rsidR="00F81C4B" w:rsidRPr="00073EFD" w:rsidRDefault="00F81C4B" w:rsidP="00F81C4B">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212" w:history="1">
              <w:r w:rsidR="00D17F13" w:rsidRPr="0039224B">
                <w:rPr>
                  <w:rStyle w:val="Hyperlink"/>
                  <w:sz w:val="16"/>
                  <w:szCs w:val="16"/>
                </w:rPr>
                <w:t>ftp://pubftp-mte.itespp.org/Markets/DA/VirtualReferencePrices/</w:t>
              </w:r>
            </w:hyperlink>
            <w:r w:rsidR="00D17F13">
              <w:rPr>
                <w:sz w:val="16"/>
                <w:szCs w:val="16"/>
              </w:rPr>
              <w:t xml:space="preserve"> </w:t>
            </w:r>
          </w:p>
        </w:tc>
      </w:tr>
      <w:tr w:rsidR="00D17F13" w:rsidRPr="000977C9" w14:paraId="13C3B6F0"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352588EC" w14:textId="1A82A7BD" w:rsidR="00D17F13" w:rsidRPr="00F81C4B" w:rsidRDefault="00D17F13" w:rsidP="00D17F13">
            <w:pPr>
              <w:contextualSpacing/>
              <w:rPr>
                <w:b w:val="0"/>
                <w:bCs w:val="0"/>
                <w:sz w:val="16"/>
                <w:szCs w:val="16"/>
              </w:rPr>
            </w:pPr>
            <w:r w:rsidRPr="00D17F13">
              <w:rPr>
                <w:b w:val="0"/>
                <w:bCs w:val="0"/>
                <w:sz w:val="16"/>
                <w:szCs w:val="16"/>
              </w:rPr>
              <w:t>MDFC LMP by Settlement Location</w:t>
            </w:r>
          </w:p>
        </w:tc>
        <w:tc>
          <w:tcPr>
            <w:tcW w:w="4742" w:type="dxa"/>
          </w:tcPr>
          <w:p w14:paraId="4F134A3D" w14:textId="595F2D7B" w:rsidR="00D17F13" w:rsidRDefault="00D17F13" w:rsidP="00D17F13">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PRD: </w:t>
            </w:r>
            <w:hyperlink r:id="rId213" w:history="1">
              <w:r w:rsidRPr="0039224B">
                <w:rPr>
                  <w:rStyle w:val="Hyperlink"/>
                  <w:sz w:val="16"/>
                  <w:szCs w:val="16"/>
                </w:rPr>
                <w:t>https://portal.spp.org/pages/lmp-by-settlement-location-mdf</w:t>
              </w:r>
            </w:hyperlink>
            <w:r>
              <w:rPr>
                <w:sz w:val="16"/>
                <w:szCs w:val="16"/>
              </w:rPr>
              <w:t xml:space="preserve"> </w:t>
            </w:r>
          </w:p>
          <w:p w14:paraId="3213EEC3" w14:textId="77777777" w:rsidR="00D17F13" w:rsidRDefault="00D17F13" w:rsidP="00D17F13">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7C028EC9" w14:textId="2B5A958E" w:rsidR="00D17F13" w:rsidRDefault="00D17F13" w:rsidP="00D17F13">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214" w:history="1">
              <w:r w:rsidRPr="0039224B">
                <w:rPr>
                  <w:rStyle w:val="Hyperlink"/>
                  <w:sz w:val="16"/>
                  <w:szCs w:val="16"/>
                </w:rPr>
                <w:t>https://portal-mte.itespp.org/pages/lmp-by-settlement-location-mdf</w:t>
              </w:r>
            </w:hyperlink>
            <w:r>
              <w:rPr>
                <w:sz w:val="16"/>
                <w:szCs w:val="16"/>
              </w:rPr>
              <w:t xml:space="preserve">  </w:t>
            </w:r>
          </w:p>
        </w:tc>
        <w:tc>
          <w:tcPr>
            <w:tcW w:w="5760" w:type="dxa"/>
          </w:tcPr>
          <w:p w14:paraId="4FFEE955" w14:textId="11FD16D2" w:rsidR="00D17F13" w:rsidRDefault="00D17F13" w:rsidP="00D17F13">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 </w:t>
            </w:r>
            <w:hyperlink r:id="rId215" w:history="1">
              <w:r w:rsidRPr="0039224B">
                <w:rPr>
                  <w:rStyle w:val="Hyperlink"/>
                  <w:sz w:val="16"/>
                  <w:szCs w:val="16"/>
                </w:rPr>
                <w:t>ftp://pubftp.spp.org/Markets/MDFC/LMP_By_SETTLEMENT_LOC/</w:t>
              </w:r>
            </w:hyperlink>
            <w:r>
              <w:rPr>
                <w:sz w:val="16"/>
                <w:szCs w:val="16"/>
              </w:rPr>
              <w:t xml:space="preserve"> </w:t>
            </w:r>
          </w:p>
          <w:p w14:paraId="014A538D" w14:textId="77777777" w:rsidR="00D17F13" w:rsidRDefault="00D17F13" w:rsidP="00D17F13">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092CB90C" w14:textId="3164676D" w:rsidR="00D17F13" w:rsidRPr="00073EFD" w:rsidRDefault="00D17F13" w:rsidP="00D17F13">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216" w:history="1">
              <w:r w:rsidRPr="0039224B">
                <w:rPr>
                  <w:rStyle w:val="Hyperlink"/>
                  <w:sz w:val="16"/>
                  <w:szCs w:val="16"/>
                </w:rPr>
                <w:t>ftp://pubftp-mte.itespp.org/Markets/MDFC/LMP_By_SETTLEMENT_LOC/</w:t>
              </w:r>
            </w:hyperlink>
            <w:r>
              <w:rPr>
                <w:sz w:val="16"/>
                <w:szCs w:val="16"/>
              </w:rPr>
              <w:t xml:space="preserve"> </w:t>
            </w:r>
          </w:p>
        </w:tc>
      </w:tr>
      <w:tr w:rsidR="00D17F13" w:rsidRPr="000977C9" w14:paraId="5DC17F4F"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503499BE" w14:textId="172ABA3F" w:rsidR="00D17F13" w:rsidRPr="00F81C4B" w:rsidRDefault="00D17F13" w:rsidP="00D17F13">
            <w:pPr>
              <w:contextualSpacing/>
              <w:rPr>
                <w:b w:val="0"/>
                <w:bCs w:val="0"/>
                <w:sz w:val="16"/>
                <w:szCs w:val="16"/>
              </w:rPr>
            </w:pPr>
            <w:r w:rsidRPr="00D17F13">
              <w:rPr>
                <w:b w:val="0"/>
                <w:bCs w:val="0"/>
                <w:sz w:val="16"/>
                <w:szCs w:val="16"/>
              </w:rPr>
              <w:t>MDFC MCP</w:t>
            </w:r>
          </w:p>
        </w:tc>
        <w:tc>
          <w:tcPr>
            <w:tcW w:w="4742" w:type="dxa"/>
          </w:tcPr>
          <w:p w14:paraId="14C27149" w14:textId="20508992" w:rsidR="00D17F13" w:rsidRDefault="00D17F13" w:rsidP="00D17F13">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PRD: </w:t>
            </w:r>
            <w:hyperlink r:id="rId217" w:history="1">
              <w:r w:rsidRPr="0039224B">
                <w:rPr>
                  <w:rStyle w:val="Hyperlink"/>
                  <w:sz w:val="16"/>
                  <w:szCs w:val="16"/>
                </w:rPr>
                <w:t>https://portal.spp.org/pages/mcp-mdf</w:t>
              </w:r>
            </w:hyperlink>
            <w:r>
              <w:rPr>
                <w:sz w:val="16"/>
                <w:szCs w:val="16"/>
              </w:rPr>
              <w:t xml:space="preserve"> </w:t>
            </w:r>
          </w:p>
          <w:p w14:paraId="0280C215" w14:textId="77777777" w:rsidR="00D17F13" w:rsidRDefault="00D17F13" w:rsidP="00D17F13">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0CFAE6E0" w14:textId="7B83BDAB" w:rsidR="00D17F13" w:rsidRDefault="00D17F13" w:rsidP="00D17F13">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218" w:history="1">
              <w:r w:rsidRPr="0039224B">
                <w:rPr>
                  <w:rStyle w:val="Hyperlink"/>
                  <w:sz w:val="16"/>
                  <w:szCs w:val="16"/>
                </w:rPr>
                <w:t>https://portal-mte.itespp.org/pages/mcp-mdfc</w:t>
              </w:r>
            </w:hyperlink>
            <w:r>
              <w:rPr>
                <w:sz w:val="16"/>
                <w:szCs w:val="16"/>
              </w:rPr>
              <w:t xml:space="preserve"> </w:t>
            </w:r>
          </w:p>
        </w:tc>
        <w:tc>
          <w:tcPr>
            <w:tcW w:w="5760" w:type="dxa"/>
          </w:tcPr>
          <w:p w14:paraId="0F83172A" w14:textId="18F2E3A9" w:rsidR="00D17F13" w:rsidRDefault="00D17F13" w:rsidP="00D17F13">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 </w:t>
            </w:r>
            <w:hyperlink r:id="rId219" w:history="1">
              <w:r w:rsidRPr="0039224B">
                <w:rPr>
                  <w:rStyle w:val="Hyperlink"/>
                  <w:sz w:val="16"/>
                  <w:szCs w:val="16"/>
                </w:rPr>
                <w:t>ftp://pubftp.spp.org/Markets/MDFC/MCP/</w:t>
              </w:r>
            </w:hyperlink>
            <w:r>
              <w:rPr>
                <w:sz w:val="16"/>
                <w:szCs w:val="16"/>
              </w:rPr>
              <w:t xml:space="preserve"> </w:t>
            </w:r>
          </w:p>
          <w:p w14:paraId="331C6DD1" w14:textId="77777777" w:rsidR="00D17F13" w:rsidRDefault="00D17F13" w:rsidP="00D17F13">
            <w:pPr>
              <w:contextualSpacing/>
              <w:cnfStyle w:val="000000100000" w:firstRow="0" w:lastRow="0" w:firstColumn="0" w:lastColumn="0" w:oddVBand="0" w:evenVBand="0" w:oddHBand="1" w:evenHBand="0" w:firstRowFirstColumn="0" w:firstRowLastColumn="0" w:lastRowFirstColumn="0" w:lastRowLastColumn="0"/>
              <w:rPr>
                <w:sz w:val="16"/>
                <w:szCs w:val="16"/>
              </w:rPr>
            </w:pPr>
          </w:p>
          <w:p w14:paraId="1077C4B1" w14:textId="72297A84" w:rsidR="00D17F13" w:rsidRPr="00073EFD" w:rsidRDefault="00D17F13" w:rsidP="00D17F13">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MTE: </w:t>
            </w:r>
            <w:hyperlink r:id="rId220" w:history="1">
              <w:r w:rsidRPr="0039224B">
                <w:rPr>
                  <w:rStyle w:val="Hyperlink"/>
                  <w:sz w:val="16"/>
                  <w:szCs w:val="16"/>
                </w:rPr>
                <w:t>ftp://pubftp-mte.itespp.org/Markets/MDFC/MCP/</w:t>
              </w:r>
            </w:hyperlink>
            <w:r>
              <w:rPr>
                <w:sz w:val="16"/>
                <w:szCs w:val="16"/>
              </w:rPr>
              <w:t xml:space="preserve"> </w:t>
            </w:r>
          </w:p>
        </w:tc>
      </w:tr>
      <w:tr w:rsidR="00A83904" w:rsidRPr="000977C9" w14:paraId="1010F001"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22A96537" w14:textId="59E88BF6" w:rsidR="00A83904" w:rsidRPr="00A83904" w:rsidRDefault="00A83904" w:rsidP="00A83904">
            <w:pPr>
              <w:contextualSpacing/>
              <w:rPr>
                <w:b w:val="0"/>
                <w:bCs w:val="0"/>
                <w:sz w:val="16"/>
                <w:szCs w:val="16"/>
              </w:rPr>
            </w:pPr>
            <w:r w:rsidRPr="00A83904">
              <w:rPr>
                <w:b w:val="0"/>
                <w:bCs w:val="0"/>
                <w:sz w:val="16"/>
                <w:szCs w:val="16"/>
              </w:rPr>
              <w:t>Capacity Obligation</w:t>
            </w:r>
          </w:p>
        </w:tc>
        <w:tc>
          <w:tcPr>
            <w:tcW w:w="4742" w:type="dxa"/>
          </w:tcPr>
          <w:p w14:paraId="2054B87D" w14:textId="509301C6" w:rsidR="00A83904" w:rsidRDefault="00A83904" w:rsidP="00A83904">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PRD: </w:t>
            </w:r>
            <w:hyperlink r:id="rId221" w:history="1">
              <w:r w:rsidRPr="0039224B">
                <w:rPr>
                  <w:rStyle w:val="Hyperlink"/>
                  <w:sz w:val="16"/>
                  <w:szCs w:val="16"/>
                </w:rPr>
                <w:t>https://portal.spp.org/pages/capacity-obligation</w:t>
              </w:r>
            </w:hyperlink>
            <w:r>
              <w:rPr>
                <w:sz w:val="16"/>
                <w:szCs w:val="16"/>
              </w:rPr>
              <w:t xml:space="preserve"> </w:t>
            </w:r>
          </w:p>
          <w:p w14:paraId="6D366947" w14:textId="77777777" w:rsidR="00A83904" w:rsidRDefault="00A83904" w:rsidP="00A83904">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579CC06D" w14:textId="5FF96297" w:rsidR="00A83904" w:rsidRDefault="00A83904" w:rsidP="00A83904">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222" w:history="1">
              <w:r w:rsidRPr="0039224B">
                <w:rPr>
                  <w:rStyle w:val="Hyperlink"/>
                  <w:sz w:val="16"/>
                  <w:szCs w:val="16"/>
                </w:rPr>
                <w:t>https://portal-mte.itespp.org/pages/capacity-obligation</w:t>
              </w:r>
            </w:hyperlink>
            <w:r>
              <w:rPr>
                <w:sz w:val="16"/>
                <w:szCs w:val="16"/>
              </w:rPr>
              <w:t xml:space="preserve"> </w:t>
            </w:r>
          </w:p>
        </w:tc>
        <w:tc>
          <w:tcPr>
            <w:tcW w:w="5760" w:type="dxa"/>
          </w:tcPr>
          <w:p w14:paraId="3264A7FF" w14:textId="326CEED0" w:rsidR="00A83904" w:rsidRDefault="00A83904" w:rsidP="00A83904">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 </w:t>
            </w:r>
            <w:hyperlink r:id="rId223" w:history="1">
              <w:r w:rsidRPr="0039224B">
                <w:rPr>
                  <w:rStyle w:val="Hyperlink"/>
                  <w:sz w:val="16"/>
                  <w:szCs w:val="16"/>
                </w:rPr>
                <w:t>ftp://pubftp.spp.org/Operational_Data/Capacity_Obligation_SPPGO/</w:t>
              </w:r>
            </w:hyperlink>
            <w:r>
              <w:rPr>
                <w:sz w:val="16"/>
                <w:szCs w:val="16"/>
              </w:rPr>
              <w:t xml:space="preserve"> </w:t>
            </w:r>
          </w:p>
          <w:p w14:paraId="5A8DA2F9" w14:textId="77777777" w:rsidR="00A83904" w:rsidRDefault="00A83904" w:rsidP="00A83904">
            <w:pPr>
              <w:contextualSpacing/>
              <w:cnfStyle w:val="000000010000" w:firstRow="0" w:lastRow="0" w:firstColumn="0" w:lastColumn="0" w:oddVBand="0" w:evenVBand="0" w:oddHBand="0" w:evenHBand="1" w:firstRowFirstColumn="0" w:firstRowLastColumn="0" w:lastRowFirstColumn="0" w:lastRowLastColumn="0"/>
              <w:rPr>
                <w:sz w:val="16"/>
                <w:szCs w:val="16"/>
              </w:rPr>
            </w:pPr>
          </w:p>
          <w:p w14:paraId="338F0072" w14:textId="799AF8C0" w:rsidR="00A83904" w:rsidRPr="00073EFD" w:rsidRDefault="00A83904" w:rsidP="00A83904">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MTE: </w:t>
            </w:r>
            <w:hyperlink r:id="rId224" w:history="1">
              <w:r w:rsidRPr="0039224B">
                <w:rPr>
                  <w:rStyle w:val="Hyperlink"/>
                  <w:sz w:val="16"/>
                  <w:szCs w:val="16"/>
                </w:rPr>
                <w:t>ftp://pubftp-mte.itespp.org/Operational_Data/Capacity_Obligation_SPPGO/</w:t>
              </w:r>
            </w:hyperlink>
            <w:r>
              <w:rPr>
                <w:sz w:val="16"/>
                <w:szCs w:val="16"/>
              </w:rPr>
              <w:t xml:space="preserve"> </w:t>
            </w:r>
          </w:p>
        </w:tc>
      </w:tr>
      <w:tr w:rsidR="00A83904" w:rsidRPr="000977C9" w14:paraId="63E95535"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71561352" w14:textId="3B6EF3A1" w:rsidR="00A83904" w:rsidRPr="00A83904" w:rsidRDefault="00A83904" w:rsidP="00A83904">
            <w:pPr>
              <w:contextualSpacing/>
              <w:rPr>
                <w:b w:val="0"/>
                <w:bCs w:val="0"/>
                <w:sz w:val="16"/>
                <w:szCs w:val="16"/>
              </w:rPr>
            </w:pPr>
            <w:r w:rsidRPr="00A83904">
              <w:rPr>
                <w:b w:val="0"/>
                <w:bCs w:val="0"/>
                <w:sz w:val="16"/>
                <w:szCs w:val="16"/>
              </w:rPr>
              <w:lastRenderedPageBreak/>
              <w:t>Permanent Flowgates</w:t>
            </w:r>
          </w:p>
        </w:tc>
        <w:tc>
          <w:tcPr>
            <w:tcW w:w="4742" w:type="dxa"/>
          </w:tcPr>
          <w:p w14:paraId="0E303724" w14:textId="53C6385E" w:rsidR="00A83904" w:rsidRDefault="00A83904" w:rsidP="00A83904">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PRD: </w:t>
            </w:r>
            <w:hyperlink r:id="rId225" w:history="1">
              <w:r w:rsidRPr="0039224B">
                <w:rPr>
                  <w:rStyle w:val="Hyperlink"/>
                  <w:sz w:val="16"/>
                  <w:szCs w:val="16"/>
                </w:rPr>
                <w:t>https://portal.spp.org/pages/permanent-flowgates</w:t>
              </w:r>
            </w:hyperlink>
            <w:r>
              <w:rPr>
                <w:sz w:val="16"/>
                <w:szCs w:val="16"/>
              </w:rPr>
              <w:t xml:space="preserve">  </w:t>
            </w:r>
          </w:p>
        </w:tc>
        <w:tc>
          <w:tcPr>
            <w:tcW w:w="5760" w:type="dxa"/>
          </w:tcPr>
          <w:p w14:paraId="6AC0076A" w14:textId="76686D87" w:rsidR="00A83904" w:rsidRPr="00073EFD" w:rsidRDefault="00A83904" w:rsidP="00A83904">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 </w:t>
            </w:r>
            <w:hyperlink r:id="rId226" w:history="1">
              <w:r w:rsidRPr="0039224B">
                <w:rPr>
                  <w:rStyle w:val="Hyperlink"/>
                  <w:sz w:val="16"/>
                  <w:szCs w:val="16"/>
                </w:rPr>
                <w:t>ftp://pubftp.spp.org/Operational_Data/Flowgates/Permanent%20Flowgates/</w:t>
              </w:r>
            </w:hyperlink>
            <w:r>
              <w:rPr>
                <w:sz w:val="16"/>
                <w:szCs w:val="16"/>
              </w:rPr>
              <w:t xml:space="preserve"> </w:t>
            </w:r>
          </w:p>
        </w:tc>
      </w:tr>
      <w:tr w:rsidR="00A83904" w:rsidRPr="000977C9" w14:paraId="34EB757B" w14:textId="77777777" w:rsidTr="00A83904">
        <w:trPr>
          <w:cnfStyle w:val="000000010000" w:firstRow="0" w:lastRow="0" w:firstColumn="0" w:lastColumn="0" w:oddVBand="0" w:evenVBand="0" w:oddHBand="0" w:evenHBand="1"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1648" w:type="dxa"/>
          </w:tcPr>
          <w:p w14:paraId="4758009F" w14:textId="0C04A0CD" w:rsidR="00A83904" w:rsidRPr="00A83904" w:rsidRDefault="00A83904" w:rsidP="00A83904">
            <w:pPr>
              <w:contextualSpacing/>
              <w:rPr>
                <w:b w:val="0"/>
                <w:bCs w:val="0"/>
                <w:sz w:val="16"/>
                <w:szCs w:val="16"/>
              </w:rPr>
            </w:pPr>
            <w:r w:rsidRPr="00A83904">
              <w:rPr>
                <w:b w:val="0"/>
                <w:bCs w:val="0"/>
                <w:sz w:val="16"/>
                <w:szCs w:val="16"/>
              </w:rPr>
              <w:t>Temporary Flowgates</w:t>
            </w:r>
          </w:p>
        </w:tc>
        <w:tc>
          <w:tcPr>
            <w:tcW w:w="4742" w:type="dxa"/>
          </w:tcPr>
          <w:p w14:paraId="161CB818" w14:textId="7FE204E5" w:rsidR="00A83904" w:rsidRDefault="00A83904" w:rsidP="00A83904">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PRD: </w:t>
            </w:r>
            <w:hyperlink r:id="rId227" w:history="1">
              <w:r w:rsidRPr="0039224B">
                <w:rPr>
                  <w:rStyle w:val="Hyperlink"/>
                  <w:sz w:val="16"/>
                  <w:szCs w:val="16"/>
                </w:rPr>
                <w:t>https://portal.spp.org/pages/temporary-flowgates</w:t>
              </w:r>
            </w:hyperlink>
            <w:r>
              <w:rPr>
                <w:sz w:val="16"/>
                <w:szCs w:val="16"/>
              </w:rPr>
              <w:t xml:space="preserve"> </w:t>
            </w:r>
          </w:p>
        </w:tc>
        <w:tc>
          <w:tcPr>
            <w:tcW w:w="5760" w:type="dxa"/>
          </w:tcPr>
          <w:p w14:paraId="66CF2C82" w14:textId="42D53E57" w:rsidR="00A83904" w:rsidRPr="00073EFD" w:rsidRDefault="00A83904" w:rsidP="00A83904">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 </w:t>
            </w:r>
            <w:hyperlink r:id="rId228" w:history="1">
              <w:r w:rsidRPr="0039224B">
                <w:rPr>
                  <w:rStyle w:val="Hyperlink"/>
                  <w:sz w:val="16"/>
                  <w:szCs w:val="16"/>
                </w:rPr>
                <w:t>ftp://pubftp.spp.org/Operational_Data/Flowgates/Temporary%20Flowgates/</w:t>
              </w:r>
            </w:hyperlink>
            <w:r>
              <w:rPr>
                <w:sz w:val="16"/>
                <w:szCs w:val="16"/>
              </w:rPr>
              <w:t xml:space="preserve"> </w:t>
            </w:r>
          </w:p>
        </w:tc>
      </w:tr>
      <w:tr w:rsidR="00A83904" w:rsidRPr="000977C9" w14:paraId="10845B6F"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5A0831E8" w14:textId="2B47CFC5" w:rsidR="00A83904" w:rsidRPr="00A83904" w:rsidRDefault="00A83904" w:rsidP="00A83904">
            <w:pPr>
              <w:contextualSpacing/>
              <w:rPr>
                <w:b w:val="0"/>
                <w:bCs w:val="0"/>
                <w:sz w:val="16"/>
                <w:szCs w:val="16"/>
              </w:rPr>
            </w:pPr>
            <w:r w:rsidRPr="00A83904">
              <w:rPr>
                <w:b w:val="0"/>
                <w:bCs w:val="0"/>
                <w:sz w:val="16"/>
                <w:szCs w:val="16"/>
              </w:rPr>
              <w:t>Archive Temporary Flowgates</w:t>
            </w:r>
          </w:p>
        </w:tc>
        <w:tc>
          <w:tcPr>
            <w:tcW w:w="4742" w:type="dxa"/>
          </w:tcPr>
          <w:p w14:paraId="076F8247" w14:textId="14ED2752" w:rsidR="00A83904" w:rsidRDefault="00A83904" w:rsidP="00A83904">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PRD: </w:t>
            </w:r>
            <w:hyperlink r:id="rId229" w:history="1">
              <w:r w:rsidR="00A01AC7" w:rsidRPr="0039224B">
                <w:rPr>
                  <w:rStyle w:val="Hyperlink"/>
                  <w:sz w:val="16"/>
                  <w:szCs w:val="16"/>
                </w:rPr>
                <w:t>https://portal.spp.org/pages/archive-temporary-flowgates</w:t>
              </w:r>
            </w:hyperlink>
            <w:r w:rsidR="00A01AC7">
              <w:rPr>
                <w:sz w:val="16"/>
                <w:szCs w:val="16"/>
              </w:rPr>
              <w:t xml:space="preserve"> </w:t>
            </w:r>
          </w:p>
        </w:tc>
        <w:tc>
          <w:tcPr>
            <w:tcW w:w="5760" w:type="dxa"/>
          </w:tcPr>
          <w:p w14:paraId="5BE58DF8" w14:textId="130F393F" w:rsidR="00A83904" w:rsidRPr="00073EFD" w:rsidRDefault="00A83904" w:rsidP="00A83904">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 </w:t>
            </w:r>
            <w:hyperlink r:id="rId230" w:history="1">
              <w:r w:rsidRPr="0039224B">
                <w:rPr>
                  <w:rStyle w:val="Hyperlink"/>
                  <w:sz w:val="16"/>
                  <w:szCs w:val="16"/>
                </w:rPr>
                <w:t>ftp://pubftp.spp.org/Operational_Data/Flowgates/Archived%20Temporary%20Flowgates/</w:t>
              </w:r>
            </w:hyperlink>
            <w:r>
              <w:rPr>
                <w:sz w:val="16"/>
                <w:szCs w:val="16"/>
              </w:rPr>
              <w:t xml:space="preserve">  </w:t>
            </w:r>
          </w:p>
        </w:tc>
      </w:tr>
      <w:tr w:rsidR="00A01AC7" w:rsidRPr="000977C9" w14:paraId="46983FB4"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70662E57" w14:textId="208612C3" w:rsidR="00A01AC7" w:rsidRPr="00A83904" w:rsidRDefault="00A01AC7" w:rsidP="00A01AC7">
            <w:pPr>
              <w:contextualSpacing/>
              <w:rPr>
                <w:b w:val="0"/>
                <w:bCs w:val="0"/>
                <w:sz w:val="16"/>
                <w:szCs w:val="16"/>
              </w:rPr>
            </w:pPr>
            <w:r>
              <w:rPr>
                <w:b w:val="0"/>
                <w:bCs w:val="0"/>
                <w:sz w:val="16"/>
                <w:szCs w:val="16"/>
              </w:rPr>
              <w:t>TCR Reference Prices</w:t>
            </w:r>
          </w:p>
        </w:tc>
        <w:tc>
          <w:tcPr>
            <w:tcW w:w="4742" w:type="dxa"/>
          </w:tcPr>
          <w:p w14:paraId="1B0CB5EB" w14:textId="6A8454B9" w:rsidR="00A01AC7" w:rsidRDefault="00A01AC7" w:rsidP="00A01AC7">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PRD: </w:t>
            </w:r>
            <w:hyperlink r:id="rId231" w:history="1">
              <w:r w:rsidRPr="0039224B">
                <w:rPr>
                  <w:rStyle w:val="Hyperlink"/>
                  <w:sz w:val="16"/>
                  <w:szCs w:val="16"/>
                </w:rPr>
                <w:t>https://portal.spp.org/pages/reference-prices</w:t>
              </w:r>
            </w:hyperlink>
            <w:r>
              <w:rPr>
                <w:sz w:val="16"/>
                <w:szCs w:val="16"/>
              </w:rPr>
              <w:t xml:space="preserve"> </w:t>
            </w:r>
          </w:p>
        </w:tc>
        <w:tc>
          <w:tcPr>
            <w:tcW w:w="5760" w:type="dxa"/>
          </w:tcPr>
          <w:p w14:paraId="51ABCB04" w14:textId="3008402C" w:rsidR="00A01AC7" w:rsidRPr="00073EFD" w:rsidRDefault="00A01AC7" w:rsidP="00A01AC7">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 </w:t>
            </w:r>
            <w:hyperlink r:id="rId232" w:history="1">
              <w:r w:rsidRPr="0039224B">
                <w:rPr>
                  <w:rStyle w:val="Hyperlink"/>
                  <w:sz w:val="16"/>
                  <w:szCs w:val="16"/>
                </w:rPr>
                <w:t>ftp://pubftp.spp.org/TCR/ReferencePrices/</w:t>
              </w:r>
            </w:hyperlink>
            <w:r>
              <w:rPr>
                <w:sz w:val="16"/>
                <w:szCs w:val="16"/>
              </w:rPr>
              <w:t xml:space="preserve"> </w:t>
            </w:r>
          </w:p>
        </w:tc>
      </w:tr>
      <w:tr w:rsidR="00A01AC7" w:rsidRPr="000977C9" w14:paraId="40675BCB"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182821FB" w14:textId="77AEDC91" w:rsidR="00A01AC7" w:rsidRPr="00A83904" w:rsidRDefault="00A01AC7" w:rsidP="00A01AC7">
            <w:pPr>
              <w:contextualSpacing/>
              <w:rPr>
                <w:b w:val="0"/>
                <w:bCs w:val="0"/>
                <w:sz w:val="16"/>
                <w:szCs w:val="16"/>
              </w:rPr>
            </w:pPr>
            <w:r>
              <w:rPr>
                <w:b w:val="0"/>
                <w:bCs w:val="0"/>
                <w:sz w:val="16"/>
                <w:szCs w:val="16"/>
              </w:rPr>
              <w:t>TCR Allocation Historical Results</w:t>
            </w:r>
          </w:p>
        </w:tc>
        <w:tc>
          <w:tcPr>
            <w:tcW w:w="4742" w:type="dxa"/>
          </w:tcPr>
          <w:p w14:paraId="56AC60B1" w14:textId="3AA07275" w:rsidR="00A01AC7" w:rsidRDefault="00A01AC7" w:rsidP="00A01AC7">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PRD: </w:t>
            </w:r>
            <w:hyperlink r:id="rId233" w:history="1">
              <w:r w:rsidRPr="0039224B">
                <w:rPr>
                  <w:rStyle w:val="Hyperlink"/>
                  <w:sz w:val="16"/>
                  <w:szCs w:val="16"/>
                </w:rPr>
                <w:t>https://portal.spp.org/pages/tcr-allocation-historical-results</w:t>
              </w:r>
            </w:hyperlink>
            <w:r>
              <w:rPr>
                <w:sz w:val="16"/>
                <w:szCs w:val="16"/>
              </w:rPr>
              <w:t xml:space="preserve"> </w:t>
            </w:r>
          </w:p>
        </w:tc>
        <w:tc>
          <w:tcPr>
            <w:tcW w:w="5760" w:type="dxa"/>
          </w:tcPr>
          <w:p w14:paraId="2E063D38" w14:textId="3BF9D90F" w:rsidR="00A01AC7" w:rsidRPr="00A01AC7" w:rsidRDefault="00A01AC7" w:rsidP="00A01AC7">
            <w:pPr>
              <w:contextualSpacing/>
              <w:cnfStyle w:val="000000100000" w:firstRow="0" w:lastRow="0" w:firstColumn="0" w:lastColumn="0" w:oddVBand="0" w:evenVBand="0" w:oddHBand="1" w:evenHBand="0" w:firstRowFirstColumn="0" w:firstRowLastColumn="0" w:lastRowFirstColumn="0" w:lastRowLastColumn="0"/>
            </w:pPr>
            <w:r w:rsidRPr="00073EFD">
              <w:rPr>
                <w:sz w:val="16"/>
                <w:szCs w:val="16"/>
              </w:rPr>
              <w:t>PRD</w:t>
            </w:r>
            <w:r>
              <w:rPr>
                <w:sz w:val="16"/>
                <w:szCs w:val="16"/>
              </w:rPr>
              <w:t xml:space="preserve"> : </w:t>
            </w:r>
            <w:hyperlink r:id="rId234" w:history="1">
              <w:r w:rsidRPr="0039224B">
                <w:rPr>
                  <w:rStyle w:val="Hyperlink"/>
                  <w:sz w:val="16"/>
                  <w:szCs w:val="16"/>
                </w:rPr>
                <w:t>ftp://pubftp.spp.org/TCR/HistoricalAllocationResults/</w:t>
              </w:r>
            </w:hyperlink>
            <w:r>
              <w:rPr>
                <w:sz w:val="16"/>
                <w:szCs w:val="16"/>
              </w:rPr>
              <w:t xml:space="preserve"> </w:t>
            </w:r>
          </w:p>
        </w:tc>
      </w:tr>
      <w:tr w:rsidR="00A01AC7" w:rsidRPr="000977C9" w14:paraId="187478F4"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452394FB" w14:textId="3B90B16B" w:rsidR="00A01AC7" w:rsidRPr="00A83904" w:rsidRDefault="00A01AC7" w:rsidP="00A01AC7">
            <w:pPr>
              <w:contextualSpacing/>
              <w:rPr>
                <w:b w:val="0"/>
                <w:bCs w:val="0"/>
                <w:sz w:val="16"/>
                <w:szCs w:val="16"/>
              </w:rPr>
            </w:pPr>
            <w:r>
              <w:rPr>
                <w:b w:val="0"/>
                <w:bCs w:val="0"/>
                <w:sz w:val="16"/>
                <w:szCs w:val="16"/>
              </w:rPr>
              <w:t>TCR Auction Historical Results</w:t>
            </w:r>
          </w:p>
        </w:tc>
        <w:tc>
          <w:tcPr>
            <w:tcW w:w="4742" w:type="dxa"/>
          </w:tcPr>
          <w:p w14:paraId="011745BE" w14:textId="03867396" w:rsidR="00A01AC7" w:rsidRDefault="00A01AC7" w:rsidP="00A01AC7">
            <w:pPr>
              <w:contextualSpacing/>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PRD: </w:t>
            </w:r>
            <w:hyperlink r:id="rId235" w:history="1">
              <w:r w:rsidRPr="0039224B">
                <w:rPr>
                  <w:rStyle w:val="Hyperlink"/>
                  <w:sz w:val="16"/>
                  <w:szCs w:val="16"/>
                </w:rPr>
                <w:t>https://portal.spp.org/pages/tcr-auction-historical-results</w:t>
              </w:r>
            </w:hyperlink>
            <w:r>
              <w:rPr>
                <w:sz w:val="16"/>
                <w:szCs w:val="16"/>
              </w:rPr>
              <w:t xml:space="preserve"> </w:t>
            </w:r>
          </w:p>
        </w:tc>
        <w:tc>
          <w:tcPr>
            <w:tcW w:w="5760" w:type="dxa"/>
          </w:tcPr>
          <w:p w14:paraId="74DB345B" w14:textId="477DF239" w:rsidR="00A01AC7" w:rsidRPr="00073EFD" w:rsidRDefault="00A01AC7" w:rsidP="00A01AC7">
            <w:pPr>
              <w:contextualSpacing/>
              <w:cnfStyle w:val="000000010000" w:firstRow="0" w:lastRow="0" w:firstColumn="0" w:lastColumn="0" w:oddVBand="0" w:evenVBand="0" w:oddHBand="0" w:evenHBand="1" w:firstRowFirstColumn="0" w:firstRowLastColumn="0" w:lastRowFirstColumn="0" w:lastRowLastColumn="0"/>
              <w:rPr>
                <w:sz w:val="16"/>
                <w:szCs w:val="16"/>
              </w:rPr>
            </w:pPr>
            <w:r w:rsidRPr="00073EFD">
              <w:rPr>
                <w:sz w:val="16"/>
                <w:szCs w:val="16"/>
              </w:rPr>
              <w:t>PRD</w:t>
            </w:r>
            <w:r>
              <w:rPr>
                <w:sz w:val="16"/>
                <w:szCs w:val="16"/>
              </w:rPr>
              <w:t xml:space="preserve"> : </w:t>
            </w:r>
            <w:hyperlink r:id="rId236" w:history="1">
              <w:r w:rsidRPr="0039224B">
                <w:rPr>
                  <w:rStyle w:val="Hyperlink"/>
                  <w:sz w:val="16"/>
                  <w:szCs w:val="16"/>
                </w:rPr>
                <w:t>ftp://pubftp.spp.org/TCR/HistoricalAuctionResults/</w:t>
              </w:r>
            </w:hyperlink>
            <w:r>
              <w:rPr>
                <w:sz w:val="16"/>
                <w:szCs w:val="16"/>
              </w:rPr>
              <w:t xml:space="preserve"> </w:t>
            </w:r>
          </w:p>
        </w:tc>
      </w:tr>
      <w:tr w:rsidR="00A01AC7" w:rsidRPr="000977C9" w14:paraId="37868660" w14:textId="77777777" w:rsidTr="00D70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55AA4125" w14:textId="5771EE49" w:rsidR="00A01AC7" w:rsidRPr="00A83904" w:rsidRDefault="00A01AC7" w:rsidP="00A01AC7">
            <w:pPr>
              <w:contextualSpacing/>
              <w:rPr>
                <w:b w:val="0"/>
                <w:bCs w:val="0"/>
                <w:sz w:val="16"/>
                <w:szCs w:val="16"/>
              </w:rPr>
            </w:pPr>
            <w:r>
              <w:rPr>
                <w:b w:val="0"/>
                <w:bCs w:val="0"/>
                <w:sz w:val="16"/>
                <w:szCs w:val="16"/>
              </w:rPr>
              <w:t>TCR Calendar</w:t>
            </w:r>
          </w:p>
        </w:tc>
        <w:tc>
          <w:tcPr>
            <w:tcW w:w="4742" w:type="dxa"/>
          </w:tcPr>
          <w:p w14:paraId="7F9205B9" w14:textId="50D0EE7E" w:rsidR="00A01AC7" w:rsidRDefault="00A01AC7" w:rsidP="00A01AC7">
            <w:pPr>
              <w:contextual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PRD: </w:t>
            </w:r>
            <w:hyperlink r:id="rId237" w:history="1">
              <w:r w:rsidRPr="0039224B">
                <w:rPr>
                  <w:rStyle w:val="Hyperlink"/>
                  <w:sz w:val="16"/>
                  <w:szCs w:val="16"/>
                </w:rPr>
                <w:t>https://portal.spp.org/pages/tcr-calendar</w:t>
              </w:r>
            </w:hyperlink>
            <w:r>
              <w:rPr>
                <w:sz w:val="16"/>
                <w:szCs w:val="16"/>
              </w:rPr>
              <w:t xml:space="preserve"> </w:t>
            </w:r>
          </w:p>
        </w:tc>
        <w:tc>
          <w:tcPr>
            <w:tcW w:w="5760" w:type="dxa"/>
          </w:tcPr>
          <w:p w14:paraId="1FF28FE2" w14:textId="1FD8882E" w:rsidR="00A01AC7" w:rsidRPr="00073EFD" w:rsidRDefault="00A01AC7" w:rsidP="00A01AC7">
            <w:pPr>
              <w:contextualSpacing/>
              <w:cnfStyle w:val="000000100000" w:firstRow="0" w:lastRow="0" w:firstColumn="0" w:lastColumn="0" w:oddVBand="0" w:evenVBand="0" w:oddHBand="1" w:evenHBand="0" w:firstRowFirstColumn="0" w:firstRowLastColumn="0" w:lastRowFirstColumn="0" w:lastRowLastColumn="0"/>
              <w:rPr>
                <w:sz w:val="16"/>
                <w:szCs w:val="16"/>
              </w:rPr>
            </w:pPr>
            <w:r w:rsidRPr="00073EFD">
              <w:rPr>
                <w:sz w:val="16"/>
                <w:szCs w:val="16"/>
              </w:rPr>
              <w:t>PRD</w:t>
            </w:r>
            <w:r>
              <w:rPr>
                <w:sz w:val="16"/>
                <w:szCs w:val="16"/>
              </w:rPr>
              <w:t xml:space="preserve"> : </w:t>
            </w:r>
            <w:hyperlink r:id="rId238" w:history="1">
              <w:r w:rsidRPr="0039224B">
                <w:rPr>
                  <w:rStyle w:val="Hyperlink"/>
                  <w:sz w:val="16"/>
                  <w:szCs w:val="16"/>
                </w:rPr>
                <w:t>ftp://pubftp.spp.org/TCR/TCRCalendar/</w:t>
              </w:r>
            </w:hyperlink>
            <w:r>
              <w:rPr>
                <w:sz w:val="16"/>
                <w:szCs w:val="16"/>
              </w:rPr>
              <w:t xml:space="preserve"> </w:t>
            </w:r>
          </w:p>
        </w:tc>
      </w:tr>
      <w:tr w:rsidR="00A01AC7" w:rsidRPr="000977C9" w14:paraId="7260AF71" w14:textId="77777777" w:rsidTr="00D70A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dxa"/>
          </w:tcPr>
          <w:p w14:paraId="70124861" w14:textId="77777777" w:rsidR="00A01AC7" w:rsidRPr="00A83904" w:rsidRDefault="00A01AC7" w:rsidP="00A01AC7">
            <w:pPr>
              <w:contextualSpacing/>
              <w:rPr>
                <w:b w:val="0"/>
                <w:bCs w:val="0"/>
                <w:sz w:val="16"/>
                <w:szCs w:val="16"/>
              </w:rPr>
            </w:pPr>
          </w:p>
        </w:tc>
        <w:tc>
          <w:tcPr>
            <w:tcW w:w="4742" w:type="dxa"/>
          </w:tcPr>
          <w:p w14:paraId="086FA7C7" w14:textId="77777777" w:rsidR="00A01AC7" w:rsidRDefault="00A01AC7" w:rsidP="00A01AC7">
            <w:pPr>
              <w:contextualSpacing/>
              <w:cnfStyle w:val="000000010000" w:firstRow="0" w:lastRow="0" w:firstColumn="0" w:lastColumn="0" w:oddVBand="0" w:evenVBand="0" w:oddHBand="0" w:evenHBand="1" w:firstRowFirstColumn="0" w:firstRowLastColumn="0" w:lastRowFirstColumn="0" w:lastRowLastColumn="0"/>
              <w:rPr>
                <w:sz w:val="16"/>
                <w:szCs w:val="16"/>
              </w:rPr>
            </w:pPr>
          </w:p>
        </w:tc>
        <w:tc>
          <w:tcPr>
            <w:tcW w:w="5760" w:type="dxa"/>
          </w:tcPr>
          <w:p w14:paraId="3E843E8E" w14:textId="77777777" w:rsidR="00A01AC7" w:rsidRPr="00073EFD" w:rsidRDefault="00A01AC7" w:rsidP="00A01AC7">
            <w:pPr>
              <w:contextualSpacing/>
              <w:cnfStyle w:val="000000010000" w:firstRow="0" w:lastRow="0" w:firstColumn="0" w:lastColumn="0" w:oddVBand="0" w:evenVBand="0" w:oddHBand="0" w:evenHBand="1" w:firstRowFirstColumn="0" w:firstRowLastColumn="0" w:lastRowFirstColumn="0" w:lastRowLastColumn="0"/>
              <w:rPr>
                <w:sz w:val="16"/>
                <w:szCs w:val="16"/>
              </w:rPr>
            </w:pPr>
          </w:p>
        </w:tc>
      </w:tr>
    </w:tbl>
    <w:p w14:paraId="43DA5C57" w14:textId="232B34D1" w:rsidR="00A4740E" w:rsidRDefault="00A4740E" w:rsidP="00CE0EB0">
      <w:pPr>
        <w:spacing w:line="240" w:lineRule="auto"/>
        <w:contextualSpacing/>
      </w:pPr>
    </w:p>
    <w:p w14:paraId="4B95F1A5" w14:textId="7D071CAC" w:rsidR="00A4740E" w:rsidRDefault="00A4740E" w:rsidP="00CE0EB0">
      <w:pPr>
        <w:spacing w:line="240" w:lineRule="auto"/>
        <w:contextualSpacing/>
      </w:pPr>
    </w:p>
    <w:p w14:paraId="14E3E9A0" w14:textId="30BC035F" w:rsidR="00A4740E" w:rsidRDefault="00A4740E" w:rsidP="00CE0EB0">
      <w:pPr>
        <w:spacing w:line="240" w:lineRule="auto"/>
        <w:contextualSpacing/>
      </w:pPr>
    </w:p>
    <w:p w14:paraId="37DA17FF" w14:textId="00333BC6" w:rsidR="00A4740E" w:rsidRDefault="00A4740E" w:rsidP="00CE0EB0">
      <w:pPr>
        <w:spacing w:line="240" w:lineRule="auto"/>
        <w:contextualSpacing/>
      </w:pPr>
    </w:p>
    <w:p w14:paraId="4888C9FC" w14:textId="067A9084" w:rsidR="00A4740E" w:rsidRDefault="00A4740E" w:rsidP="00CE0EB0">
      <w:pPr>
        <w:spacing w:line="240" w:lineRule="auto"/>
        <w:contextualSpacing/>
      </w:pPr>
    </w:p>
    <w:p w14:paraId="2706DEB0" w14:textId="77777777" w:rsidR="00A4740E" w:rsidRDefault="00A4740E" w:rsidP="00CE0EB0">
      <w:pPr>
        <w:spacing w:line="240" w:lineRule="auto"/>
        <w:contextualSpacing/>
      </w:pPr>
    </w:p>
    <w:p w14:paraId="5C64073E" w14:textId="77777777" w:rsidR="00A4740E" w:rsidRDefault="00A4740E" w:rsidP="00CE0EB0">
      <w:pPr>
        <w:spacing w:line="240" w:lineRule="auto"/>
        <w:contextualSpacing/>
      </w:pPr>
    </w:p>
    <w:p w14:paraId="4B39F162" w14:textId="7F6567CE" w:rsidR="00AA1F0B" w:rsidRPr="00474FA5" w:rsidRDefault="00AA1F0B" w:rsidP="00CE0EB0">
      <w:pPr>
        <w:pStyle w:val="Heading1"/>
        <w:spacing w:before="0" w:line="240" w:lineRule="auto"/>
        <w:contextualSpacing/>
      </w:pPr>
      <w:bookmarkStart w:id="2" w:name="_Toc220601617"/>
      <w:r w:rsidRPr="00B337B3">
        <w:t>FTP Site Access:</w:t>
      </w:r>
      <w:bookmarkEnd w:id="2"/>
    </w:p>
    <w:p w14:paraId="2F980D78" w14:textId="77777777" w:rsidR="00B82DBD" w:rsidRDefault="00B82DBD" w:rsidP="00CE0EB0">
      <w:pPr>
        <w:pStyle w:val="Default"/>
        <w:contextualSpacing/>
        <w:rPr>
          <w:rFonts w:ascii="Calibri" w:hAnsi="Calibri"/>
          <w:sz w:val="22"/>
          <w:szCs w:val="22"/>
        </w:rPr>
      </w:pPr>
      <w:r>
        <w:rPr>
          <w:rFonts w:ascii="Calibri" w:hAnsi="Calibri"/>
          <w:sz w:val="22"/>
          <w:szCs w:val="22"/>
        </w:rPr>
        <w:t xml:space="preserve">Below information should be used to access public data files via ftp </w:t>
      </w:r>
      <w:r w:rsidR="007C6396">
        <w:rPr>
          <w:rFonts w:ascii="Calibri" w:hAnsi="Calibri"/>
          <w:sz w:val="22"/>
          <w:szCs w:val="22"/>
        </w:rPr>
        <w:t>URL</w:t>
      </w:r>
      <w:r>
        <w:rPr>
          <w:rFonts w:ascii="Calibri" w:hAnsi="Calibri"/>
          <w:sz w:val="22"/>
          <w:szCs w:val="22"/>
        </w:rPr>
        <w:t xml:space="preserve">: </w:t>
      </w:r>
    </w:p>
    <w:p w14:paraId="7749710F" w14:textId="77777777" w:rsidR="00B82DBD" w:rsidRDefault="00B82DBD" w:rsidP="00CE0EB0">
      <w:pPr>
        <w:pStyle w:val="Default"/>
        <w:contextualSpacing/>
        <w:rPr>
          <w:sz w:val="22"/>
          <w:szCs w:val="22"/>
        </w:rPr>
      </w:pPr>
      <w:r>
        <w:rPr>
          <w:rFonts w:ascii="Calibri" w:hAnsi="Calibri"/>
          <w:sz w:val="22"/>
          <w:szCs w:val="22"/>
        </w:rPr>
        <w:t xml:space="preserve">User: </w:t>
      </w:r>
      <w:r>
        <w:rPr>
          <w:rFonts w:ascii="Calibri" w:hAnsi="Calibri"/>
          <w:b/>
          <w:bCs/>
          <w:sz w:val="22"/>
          <w:szCs w:val="22"/>
        </w:rPr>
        <w:t xml:space="preserve">anonymous </w:t>
      </w:r>
    </w:p>
    <w:p w14:paraId="57833CB1" w14:textId="77777777" w:rsidR="00B82DBD" w:rsidRDefault="00B82DBD" w:rsidP="00CE0EB0">
      <w:pPr>
        <w:spacing w:line="240" w:lineRule="auto"/>
        <w:contextualSpacing/>
        <w:rPr>
          <w:rFonts w:ascii="Calibri" w:hAnsi="Calibri"/>
        </w:rPr>
      </w:pPr>
      <w:r>
        <w:rPr>
          <w:rFonts w:ascii="Calibri" w:hAnsi="Calibri"/>
        </w:rPr>
        <w:t xml:space="preserve">Password: </w:t>
      </w:r>
      <w:r w:rsidRPr="00B82DBD">
        <w:rPr>
          <w:rFonts w:ascii="Calibri" w:hAnsi="Calibri"/>
          <w:i/>
        </w:rPr>
        <w:t>‘Leave blank here’</w:t>
      </w:r>
    </w:p>
    <w:p w14:paraId="60BC3009" w14:textId="77777777" w:rsidR="00B82DBD" w:rsidRDefault="00B82DBD" w:rsidP="00CE0EB0">
      <w:pPr>
        <w:spacing w:after="0" w:line="240" w:lineRule="auto"/>
        <w:contextualSpacing/>
        <w:rPr>
          <w:rFonts w:ascii="Calibri" w:hAnsi="Calibri"/>
        </w:rPr>
      </w:pPr>
      <w:r>
        <w:rPr>
          <w:rFonts w:ascii="Calibri" w:hAnsi="Calibri"/>
        </w:rPr>
        <w:t>When accessing the ftp site programmatically use the following:</w:t>
      </w:r>
    </w:p>
    <w:p w14:paraId="2E8BAC07" w14:textId="77777777" w:rsidR="00B82DBD" w:rsidRDefault="00B82DBD" w:rsidP="00CE0EB0">
      <w:pPr>
        <w:spacing w:after="0" w:line="240" w:lineRule="auto"/>
        <w:contextualSpacing/>
        <w:rPr>
          <w:rFonts w:ascii="Calibri" w:hAnsi="Calibri"/>
        </w:rPr>
      </w:pPr>
      <w:r>
        <w:rPr>
          <w:rFonts w:ascii="Calibri" w:hAnsi="Calibri"/>
        </w:rPr>
        <w:t xml:space="preserve">User: </w:t>
      </w:r>
      <w:r w:rsidRPr="00B82DBD">
        <w:rPr>
          <w:rFonts w:ascii="Calibri" w:hAnsi="Calibri"/>
          <w:b/>
        </w:rPr>
        <w:t>anonymous</w:t>
      </w:r>
    </w:p>
    <w:p w14:paraId="3F534B74" w14:textId="7DF33468" w:rsidR="00B82DBD" w:rsidRDefault="00B82DBD" w:rsidP="00CE0EB0">
      <w:pPr>
        <w:spacing w:after="0" w:line="240" w:lineRule="auto"/>
        <w:contextualSpacing/>
        <w:rPr>
          <w:rFonts w:ascii="Calibri" w:hAnsi="Calibri"/>
          <w:i/>
        </w:rPr>
      </w:pPr>
      <w:r>
        <w:rPr>
          <w:rFonts w:ascii="Calibri" w:hAnsi="Calibri"/>
        </w:rPr>
        <w:t xml:space="preserve">Password: </w:t>
      </w:r>
      <w:r w:rsidRPr="00B82DBD">
        <w:rPr>
          <w:rFonts w:ascii="Calibri" w:hAnsi="Calibri"/>
          <w:i/>
        </w:rPr>
        <w:t>&lt;use an email address&gt;</w:t>
      </w:r>
    </w:p>
    <w:p w14:paraId="762E84B2" w14:textId="77777777" w:rsidR="008A0A52" w:rsidRDefault="008A0A52" w:rsidP="00CE0EB0">
      <w:pPr>
        <w:spacing w:after="0" w:line="240" w:lineRule="auto"/>
        <w:contextualSpacing/>
        <w:rPr>
          <w:rFonts w:ascii="Calibri" w:hAnsi="Calibri"/>
        </w:rPr>
      </w:pPr>
    </w:p>
    <w:p w14:paraId="6A7C3376" w14:textId="77777777" w:rsidR="00D3383D" w:rsidRPr="00474FA5" w:rsidRDefault="00D3383D" w:rsidP="00CE0EB0">
      <w:pPr>
        <w:spacing w:after="0" w:line="240" w:lineRule="auto"/>
        <w:contextualSpacing/>
      </w:pPr>
    </w:p>
    <w:p w14:paraId="1D9193F2" w14:textId="77777777" w:rsidR="00A32FB5" w:rsidRDefault="00A32FB5" w:rsidP="00CE0EB0">
      <w:pPr>
        <w:pStyle w:val="Heading1"/>
        <w:spacing w:before="0" w:line="240" w:lineRule="auto"/>
        <w:contextualSpacing/>
      </w:pPr>
      <w:bookmarkStart w:id="3" w:name="_Toc220601618"/>
      <w:r>
        <w:t>Column Header / Data Type / Sample Files</w:t>
      </w:r>
      <w:bookmarkEnd w:id="3"/>
    </w:p>
    <w:p w14:paraId="74E579E3" w14:textId="7702D954" w:rsidR="00A32FB5" w:rsidRDefault="00900E75" w:rsidP="00CE0EB0">
      <w:pPr>
        <w:spacing w:line="240" w:lineRule="auto"/>
        <w:contextualSpacing/>
      </w:pPr>
      <w:r>
        <w:t>S</w:t>
      </w:r>
      <w:r w:rsidR="00A32FB5" w:rsidRPr="00900E75">
        <w:t xml:space="preserve">ample files </w:t>
      </w:r>
      <w:r>
        <w:t xml:space="preserve">are included </w:t>
      </w:r>
      <w:r w:rsidR="00A32FB5" w:rsidRPr="00900E75">
        <w:t xml:space="preserve">with current release </w:t>
      </w:r>
      <w:r>
        <w:t>“</w:t>
      </w:r>
      <w:r w:rsidR="00A32FB5" w:rsidRPr="00900E75">
        <w:t>SPP Markets Public Data Guide and Samples</w:t>
      </w:r>
      <w:r>
        <w:t>”</w:t>
      </w:r>
      <w:r w:rsidR="00A32FB5" w:rsidRPr="00900E75">
        <w:t xml:space="preserve"> zip file</w:t>
      </w:r>
      <w:r w:rsidR="00CC6583">
        <w:t xml:space="preserve"> on SPP.org </w:t>
      </w:r>
      <w:r w:rsidR="00A32FB5" w:rsidRPr="00900E75">
        <w:t>for header and data type information</w:t>
      </w:r>
      <w:r w:rsidR="00A32FB5">
        <w:rPr>
          <w:i/>
        </w:rPr>
        <w:t>.</w:t>
      </w:r>
      <w:r w:rsidR="008D60DF">
        <w:t xml:space="preserve">  </w:t>
      </w:r>
    </w:p>
    <w:p w14:paraId="2281E48A" w14:textId="77777777" w:rsidR="008D60DF" w:rsidRPr="008D60DF" w:rsidRDefault="008D60DF" w:rsidP="00CE0EB0">
      <w:pPr>
        <w:spacing w:line="240" w:lineRule="auto"/>
        <w:contextualSpacing/>
      </w:pPr>
    </w:p>
    <w:p w14:paraId="6C294B56" w14:textId="77777777" w:rsidR="00A32FB5" w:rsidRDefault="00A32FB5" w:rsidP="00CE0EB0">
      <w:pPr>
        <w:spacing w:after="0" w:line="240" w:lineRule="auto"/>
        <w:contextualSpacing/>
      </w:pPr>
    </w:p>
    <w:p w14:paraId="073C0DD8" w14:textId="77777777" w:rsidR="00A607D9" w:rsidRDefault="00A607D9" w:rsidP="00CE0EB0">
      <w:pPr>
        <w:pStyle w:val="Heading1"/>
        <w:spacing w:before="0" w:line="240" w:lineRule="auto"/>
        <w:contextualSpacing/>
        <w:sectPr w:rsidR="00A607D9" w:rsidSect="00A32FB5">
          <w:pgSz w:w="12240" w:h="15840" w:code="1"/>
          <w:pgMar w:top="720" w:right="720" w:bottom="720" w:left="720" w:header="720" w:footer="720" w:gutter="0"/>
          <w:cols w:space="720"/>
          <w:docGrid w:linePitch="360"/>
        </w:sectPr>
      </w:pPr>
    </w:p>
    <w:p w14:paraId="4A5D4B1D" w14:textId="2489FAE8" w:rsidR="00265D83" w:rsidRPr="002524FB" w:rsidRDefault="00265D83" w:rsidP="00CE0EB0">
      <w:pPr>
        <w:pStyle w:val="Heading1"/>
        <w:spacing w:before="0" w:line="240" w:lineRule="auto"/>
        <w:contextualSpacing/>
        <w:rPr>
          <w:sz w:val="32"/>
          <w:szCs w:val="32"/>
        </w:rPr>
      </w:pPr>
      <w:bookmarkStart w:id="4" w:name="_Toc220601619"/>
      <w:r w:rsidRPr="002524FB">
        <w:rPr>
          <w:sz w:val="32"/>
          <w:szCs w:val="32"/>
        </w:rPr>
        <w:lastRenderedPageBreak/>
        <w:t>Day Ahead Market</w:t>
      </w:r>
      <w:r w:rsidR="00005B6D" w:rsidRPr="002524FB">
        <w:rPr>
          <w:sz w:val="32"/>
          <w:szCs w:val="32"/>
        </w:rPr>
        <w:t xml:space="preserve"> (DA)</w:t>
      </w:r>
      <w:bookmarkEnd w:id="4"/>
    </w:p>
    <w:p w14:paraId="781767A1" w14:textId="77777777" w:rsidR="007C2E34" w:rsidRPr="002524FB" w:rsidRDefault="00DE3A64" w:rsidP="00CE0EB0">
      <w:pPr>
        <w:spacing w:after="0" w:line="240" w:lineRule="auto"/>
        <w:contextualSpacing/>
      </w:pPr>
      <w:r w:rsidRPr="002524FB">
        <w:t>All DA files will be in the CSV format. The delimiter will be a comma; column headers will be included in the file.</w:t>
      </w:r>
      <w:r w:rsidR="00615D12" w:rsidRPr="002524FB">
        <w:t xml:space="preserve">  </w:t>
      </w:r>
    </w:p>
    <w:p w14:paraId="65CEAB76" w14:textId="77777777" w:rsidR="0031712B" w:rsidRPr="002524FB" w:rsidRDefault="00A727E0" w:rsidP="00CE0EB0">
      <w:pPr>
        <w:spacing w:after="0" w:line="240" w:lineRule="auto"/>
        <w:contextualSpacing/>
      </w:pPr>
      <w:r w:rsidRPr="002524FB">
        <w:t>All DA public data will be made available at approximately 16:</w:t>
      </w:r>
      <w:r w:rsidR="00320E50" w:rsidRPr="002524FB">
        <w:t>05</w:t>
      </w:r>
      <w:r w:rsidRPr="002524FB">
        <w:t xml:space="preserve"> (C</w:t>
      </w:r>
      <w:r w:rsidR="00D001F0" w:rsidRPr="002524FB">
        <w:t>P</w:t>
      </w:r>
      <w:r w:rsidRPr="002524FB">
        <w:t>T).</w:t>
      </w:r>
    </w:p>
    <w:p w14:paraId="4494B81E" w14:textId="77777777" w:rsidR="0031712B" w:rsidRPr="002524FB" w:rsidRDefault="0031712B" w:rsidP="00CE0EB0">
      <w:pPr>
        <w:spacing w:after="0" w:line="240" w:lineRule="auto"/>
        <w:contextualSpacing/>
      </w:pPr>
    </w:p>
    <w:p w14:paraId="6DA4710A" w14:textId="77777777" w:rsidR="00B24C41" w:rsidRPr="002524FB" w:rsidRDefault="00B24C41" w:rsidP="00CE0EB0">
      <w:pPr>
        <w:pStyle w:val="Heading2"/>
        <w:spacing w:line="240" w:lineRule="auto"/>
        <w:contextualSpacing/>
      </w:pPr>
      <w:bookmarkStart w:id="5" w:name="_Toc220601620"/>
      <w:r w:rsidRPr="002524FB">
        <w:t>Binding Constraints</w:t>
      </w:r>
      <w:bookmarkEnd w:id="5"/>
    </w:p>
    <w:p w14:paraId="2B5D9C21" w14:textId="6E63F164" w:rsidR="00802439" w:rsidRPr="002524FB" w:rsidRDefault="00B24C41" w:rsidP="00CE0EB0">
      <w:pPr>
        <w:spacing w:line="240" w:lineRule="auto"/>
        <w:contextualSpacing/>
        <w:rPr>
          <w:rFonts w:ascii="Calibri" w:eastAsia="Times New Roman" w:hAnsi="Calibri" w:cs="Times New Roman"/>
        </w:rPr>
      </w:pPr>
      <w:r w:rsidRPr="002524FB">
        <w:t xml:space="preserve">Description: </w:t>
      </w:r>
      <w:r w:rsidRPr="002524FB">
        <w:rPr>
          <w:rFonts w:ascii="Calibri" w:eastAsia="Times New Roman" w:hAnsi="Calibri" w:cs="Times New Roman"/>
        </w:rPr>
        <w:t>Constraints as calculated by the Day-Ahead market</w:t>
      </w:r>
      <w:r w:rsidR="001835D4" w:rsidRPr="002524FB">
        <w:rPr>
          <w:rFonts w:ascii="Calibri" w:eastAsia="Times New Roman" w:hAnsi="Calibri" w:cs="Times New Roman"/>
        </w:rPr>
        <w:t xml:space="preserve"> separated by interconnect</w:t>
      </w:r>
      <w:r w:rsidR="00942236" w:rsidRPr="002524FB">
        <w:rPr>
          <w:rFonts w:ascii="Calibri" w:eastAsia="Times New Roman" w:hAnsi="Calibri" w:cs="Times New Roman"/>
          <w:color w:val="000000"/>
        </w:rPr>
        <w:t xml:space="preserve"> with Public Data release 1.35</w:t>
      </w:r>
      <w:r w:rsidR="001835D4" w:rsidRPr="002524FB">
        <w:rPr>
          <w:rFonts w:ascii="Calibri" w:eastAsia="Times New Roman" w:hAnsi="Calibri" w:cs="Times New Roman"/>
        </w:rPr>
        <w:t>.</w:t>
      </w:r>
    </w:p>
    <w:p w14:paraId="5891868A" w14:textId="413B58CF" w:rsidR="00704F1A" w:rsidRPr="002524FB" w:rsidRDefault="003E5E0A" w:rsidP="00CE0EB0">
      <w:pPr>
        <w:spacing w:line="240" w:lineRule="auto"/>
        <w:contextualSpacing/>
      </w:pPr>
      <w:r w:rsidRPr="002524FB">
        <w:rPr>
          <w:rFonts w:ascii="Calibri" w:eastAsia="Times New Roman" w:hAnsi="Calibri" w:cs="Times New Roman"/>
        </w:rPr>
        <w:t>Monthly and Yearly rollup files added beginning with Public Data release 1.19.  Fil</w:t>
      </w:r>
      <w:r w:rsidR="00704F1A" w:rsidRPr="002524FB">
        <w:rPr>
          <w:rFonts w:ascii="Calibri" w:eastAsia="Times New Roman" w:hAnsi="Calibri" w:cs="Times New Roman"/>
        </w:rPr>
        <w:t>e folder structure also changed to add a “By Day”</w:t>
      </w:r>
      <w:r w:rsidR="000D2782" w:rsidRPr="002524FB">
        <w:rPr>
          <w:rFonts w:ascii="Calibri" w:eastAsia="Times New Roman" w:hAnsi="Calibri" w:cs="Times New Roman"/>
        </w:rPr>
        <w:t xml:space="preserve"> folder</w:t>
      </w:r>
      <w:r w:rsidR="001F53EC" w:rsidRPr="002524FB">
        <w:rPr>
          <w:rFonts w:ascii="Calibri" w:eastAsia="Times New Roman" w:hAnsi="Calibri" w:cs="Times New Roman"/>
        </w:rPr>
        <w:t xml:space="preserve">, putting </w:t>
      </w:r>
      <w:r w:rsidR="00704F1A" w:rsidRPr="002524FB">
        <w:t>daily runs in the By</w:t>
      </w:r>
      <w:r w:rsidR="001F53EC" w:rsidRPr="002524FB">
        <w:t>_D</w:t>
      </w:r>
      <w:r w:rsidR="00704F1A" w:rsidRPr="002524FB">
        <w:t>ay folder</w:t>
      </w:r>
      <w:r w:rsidR="001F53EC" w:rsidRPr="002524FB">
        <w:t xml:space="preserve"> within each monthly folder. MONTHLY</w:t>
      </w:r>
      <w:r w:rsidR="00704F1A" w:rsidRPr="002524FB">
        <w:t xml:space="preserve"> </w:t>
      </w:r>
      <w:r w:rsidR="001F53EC" w:rsidRPr="002524FB">
        <w:t>r</w:t>
      </w:r>
      <w:r w:rsidR="00704F1A" w:rsidRPr="002524FB">
        <w:t xml:space="preserve">ollup </w:t>
      </w:r>
      <w:r w:rsidR="001F53EC" w:rsidRPr="002524FB">
        <w:t>f</w:t>
      </w:r>
      <w:r w:rsidR="00704F1A" w:rsidRPr="002524FB">
        <w:t>ile w</w:t>
      </w:r>
      <w:r w:rsidR="001F53EC" w:rsidRPr="002524FB">
        <w:t xml:space="preserve">ill </w:t>
      </w:r>
      <w:r w:rsidR="00704F1A" w:rsidRPr="002524FB">
        <w:t>be placed at the same level with the By_day folder</w:t>
      </w:r>
      <w:r w:rsidR="001F53EC" w:rsidRPr="002524FB">
        <w:t xml:space="preserve"> within the Month.  YEARLY </w:t>
      </w:r>
      <w:r w:rsidR="00704F1A" w:rsidRPr="002524FB">
        <w:t>rollup file w</w:t>
      </w:r>
      <w:r w:rsidR="001F53EC" w:rsidRPr="002524FB">
        <w:t xml:space="preserve">ill </w:t>
      </w:r>
      <w:r w:rsidR="00704F1A" w:rsidRPr="002524FB">
        <w:t xml:space="preserve">be placed at the same level with the Month folder within the </w:t>
      </w:r>
      <w:r w:rsidR="000D2782" w:rsidRPr="002524FB">
        <w:t>Y</w:t>
      </w:r>
      <w:r w:rsidR="00704F1A" w:rsidRPr="002524FB">
        <w:t>ear.</w:t>
      </w:r>
    </w:p>
    <w:p w14:paraId="67A83FF3" w14:textId="77777777" w:rsidR="003E5E0A" w:rsidRPr="002524FB" w:rsidRDefault="00B24C41" w:rsidP="00CE0EB0">
      <w:pPr>
        <w:spacing w:after="0" w:line="240" w:lineRule="auto"/>
        <w:contextualSpacing/>
      </w:pPr>
      <w:r w:rsidRPr="002524FB">
        <w:t>File Name</w:t>
      </w:r>
      <w:r w:rsidR="0031712B" w:rsidRPr="002524FB">
        <w:t xml:space="preserve"> Daily</w:t>
      </w:r>
      <w:r w:rsidRPr="002524FB">
        <w:t>: DA-</w:t>
      </w:r>
      <w:r w:rsidR="00E463DA" w:rsidRPr="002524FB">
        <w:t>BC</w:t>
      </w:r>
      <w:r w:rsidRPr="002524FB">
        <w:t>-&lt;YEAR&gt;&lt;MONTH&gt;&lt;DAY&gt;&lt;HOUR&gt;&lt;MINUTE&gt;</w:t>
      </w:r>
      <w:r w:rsidR="005269F6" w:rsidRPr="002524FB">
        <w:t>.csv</w:t>
      </w:r>
    </w:p>
    <w:p w14:paraId="3CAA44A3" w14:textId="77777777" w:rsidR="003E5E0A" w:rsidRPr="002524FB" w:rsidRDefault="003E5E0A" w:rsidP="00CE0EB0">
      <w:pPr>
        <w:spacing w:after="0" w:line="240" w:lineRule="auto"/>
        <w:contextualSpacing/>
      </w:pPr>
      <w:r w:rsidRPr="002524FB">
        <w:t>File Name</w:t>
      </w:r>
      <w:r w:rsidR="0031712B" w:rsidRPr="002524FB">
        <w:t xml:space="preserve"> Monthly</w:t>
      </w:r>
      <w:r w:rsidRPr="002524FB">
        <w:t>: DA-BC-MONTHLY-</w:t>
      </w:r>
      <w:r w:rsidR="002C1A3C" w:rsidRPr="002524FB">
        <w:t>&lt;YEAR&gt;&lt;MONTH&gt;</w:t>
      </w:r>
      <w:r w:rsidRPr="002524FB">
        <w:t>.csv</w:t>
      </w:r>
    </w:p>
    <w:p w14:paraId="6B18089D" w14:textId="64473029" w:rsidR="003E5E0A" w:rsidRPr="002524FB" w:rsidRDefault="003E5E0A" w:rsidP="00CE0EB0">
      <w:pPr>
        <w:spacing w:after="0" w:line="240" w:lineRule="auto"/>
        <w:contextualSpacing/>
      </w:pPr>
      <w:r w:rsidRPr="002524FB">
        <w:t>File Name</w:t>
      </w:r>
      <w:r w:rsidR="0031712B" w:rsidRPr="002524FB">
        <w:t xml:space="preserve"> Yearly</w:t>
      </w:r>
      <w:r w:rsidR="002C1A3C" w:rsidRPr="002524FB">
        <w:t>: DA-BC-YEARLY-&lt;YEAR&gt;</w:t>
      </w:r>
      <w:r w:rsidRPr="002524FB">
        <w:t>.</w:t>
      </w:r>
      <w:r w:rsidR="002A4983" w:rsidRPr="002524FB">
        <w:t>zip</w:t>
      </w:r>
      <w:r w:rsidRPr="002524FB">
        <w:t xml:space="preserve">   *** </w:t>
      </w:r>
      <w:r w:rsidR="0031712B" w:rsidRPr="002524FB">
        <w:t xml:space="preserve">Yearly </w:t>
      </w:r>
      <w:r w:rsidRPr="002524FB">
        <w:t>file will be zipped ***</w:t>
      </w:r>
    </w:p>
    <w:p w14:paraId="1A0F7BC6" w14:textId="12473466" w:rsidR="00660E27" w:rsidRPr="002524FB" w:rsidRDefault="002B3DBD" w:rsidP="00CE0EB0">
      <w:pPr>
        <w:spacing w:after="0" w:line="240" w:lineRule="auto"/>
        <w:contextualSpacing/>
      </w:pPr>
      <w:r w:rsidRPr="002524FB">
        <w:t>Frequency: Daily, Monthly, Yearly</w:t>
      </w:r>
    </w:p>
    <w:p w14:paraId="6988CF72" w14:textId="367DC6FA" w:rsidR="00FD31BD" w:rsidRPr="002524FB" w:rsidRDefault="00FD31BD" w:rsidP="00CE0EB0">
      <w:pPr>
        <w:pStyle w:val="Heading2"/>
        <w:spacing w:line="240" w:lineRule="auto"/>
        <w:contextualSpacing/>
      </w:pPr>
      <w:bookmarkStart w:id="6" w:name="_Toc220601621"/>
      <w:r w:rsidRPr="002524FB">
        <w:t>Con</w:t>
      </w:r>
      <w:r w:rsidR="00DA46C8" w:rsidRPr="002524FB">
        <w:t>g</w:t>
      </w:r>
      <w:r w:rsidRPr="002524FB">
        <w:t>estion by Constraint</w:t>
      </w:r>
      <w:bookmarkEnd w:id="6"/>
    </w:p>
    <w:p w14:paraId="408B2B8B" w14:textId="64C88429" w:rsidR="00FD31BD" w:rsidRPr="002524FB" w:rsidRDefault="00FD31BD" w:rsidP="00CE0EB0">
      <w:pPr>
        <w:spacing w:after="0" w:line="240" w:lineRule="auto"/>
        <w:contextualSpacing/>
      </w:pPr>
      <w:r w:rsidRPr="002524FB">
        <w:t>Description: Total Congestion Dollars by Month, Constraint and Contingency Name</w:t>
      </w:r>
      <w:r w:rsidR="001835D4" w:rsidRPr="002524FB">
        <w:t xml:space="preserve"> separated by interconnect</w:t>
      </w:r>
      <w:r w:rsidR="00942236" w:rsidRPr="002524FB">
        <w:rPr>
          <w:rFonts w:ascii="Calibri" w:eastAsia="Times New Roman" w:hAnsi="Calibri" w:cs="Times New Roman"/>
          <w:color w:val="000000"/>
        </w:rPr>
        <w:t xml:space="preserve"> with Public Data release 1.35</w:t>
      </w:r>
      <w:r w:rsidR="001835D4" w:rsidRPr="002524FB">
        <w:t>.</w:t>
      </w:r>
    </w:p>
    <w:p w14:paraId="36125940" w14:textId="77777777" w:rsidR="00FD31BD" w:rsidRPr="002524FB" w:rsidRDefault="00FD31BD" w:rsidP="00CE0EB0">
      <w:pPr>
        <w:spacing w:after="0" w:line="240" w:lineRule="auto"/>
        <w:contextualSpacing/>
      </w:pPr>
      <w:r w:rsidRPr="002524FB">
        <w:t>File Name: CONGESTION-CONSTRAINT-&lt;YEAR&gt;&lt;MONTH&gt;.csv</w:t>
      </w:r>
    </w:p>
    <w:p w14:paraId="34AD2EAF" w14:textId="2C318804" w:rsidR="00FD31BD" w:rsidRPr="002524FB" w:rsidRDefault="00FD31BD" w:rsidP="00CE0EB0">
      <w:pPr>
        <w:spacing w:line="240" w:lineRule="auto"/>
        <w:contextualSpacing/>
      </w:pPr>
      <w:r w:rsidRPr="002524FB">
        <w:t>Frequency: Monthly</w:t>
      </w:r>
    </w:p>
    <w:p w14:paraId="00717679" w14:textId="3363A197" w:rsidR="00660E27" w:rsidRPr="002524FB" w:rsidRDefault="00660E27" w:rsidP="00CE0EB0">
      <w:pPr>
        <w:pStyle w:val="Heading2"/>
        <w:spacing w:line="240" w:lineRule="auto"/>
        <w:contextualSpacing/>
      </w:pPr>
      <w:bookmarkStart w:id="7" w:name="_Toc220601622"/>
      <w:r w:rsidRPr="002524FB">
        <w:t xml:space="preserve">Day Ahead Fuel </w:t>
      </w:r>
      <w:r w:rsidR="00DA46C8" w:rsidRPr="002524FB">
        <w:t>o</w:t>
      </w:r>
      <w:r w:rsidRPr="002524FB">
        <w:t>n Margin</w:t>
      </w:r>
      <w:bookmarkEnd w:id="7"/>
    </w:p>
    <w:p w14:paraId="2EFA6852" w14:textId="24542146" w:rsidR="00660E27" w:rsidRPr="002524FB" w:rsidRDefault="00660E27" w:rsidP="00CE0EB0">
      <w:pPr>
        <w:spacing w:after="0" w:line="240" w:lineRule="auto"/>
        <w:contextualSpacing/>
      </w:pPr>
      <w:r w:rsidRPr="002524FB">
        <w:t>Description: R</w:t>
      </w:r>
      <w:r w:rsidRPr="002524FB">
        <w:rPr>
          <w:rFonts w:cs="Segoe UI"/>
        </w:rPr>
        <w:t>eport on each fuel type that was marginal, created at end of each day for previous day</w:t>
      </w:r>
      <w:r w:rsidRPr="002524FB">
        <w:t xml:space="preserve">. </w:t>
      </w:r>
    </w:p>
    <w:p w14:paraId="5780D2CA" w14:textId="77777777" w:rsidR="00660E27" w:rsidRPr="002524FB" w:rsidRDefault="00660E27" w:rsidP="00CE0EB0">
      <w:pPr>
        <w:spacing w:after="0" w:line="240" w:lineRule="auto"/>
        <w:contextualSpacing/>
      </w:pPr>
      <w:r w:rsidRPr="002524FB">
        <w:t>File Name: FUEL-ON-MARGIN-&lt;YEAR&gt;&lt;MONTH&gt;&lt;DAY&gt;&lt;HOUR&gt;&lt;MINUTE&gt;.csv</w:t>
      </w:r>
    </w:p>
    <w:p w14:paraId="17E6261F" w14:textId="04236C09" w:rsidR="00660E27" w:rsidRPr="002524FB" w:rsidRDefault="00660E27" w:rsidP="00CE0EB0">
      <w:pPr>
        <w:spacing w:after="0" w:line="240" w:lineRule="auto"/>
        <w:contextualSpacing/>
      </w:pPr>
      <w:r w:rsidRPr="002524FB">
        <w:t>Frequency: Daily</w:t>
      </w:r>
    </w:p>
    <w:p w14:paraId="027CEE89" w14:textId="3E533985" w:rsidR="00FD31BD" w:rsidRPr="002524FB" w:rsidRDefault="00FD31BD" w:rsidP="00CE0EB0">
      <w:pPr>
        <w:pStyle w:val="Heading2"/>
        <w:spacing w:line="240" w:lineRule="auto"/>
        <w:contextualSpacing/>
      </w:pPr>
      <w:bookmarkStart w:id="8" w:name="_Toc220601623"/>
      <w:r w:rsidRPr="002524FB">
        <w:t>Headroom and Floorroom</w:t>
      </w:r>
      <w:bookmarkEnd w:id="8"/>
    </w:p>
    <w:p w14:paraId="0DD7ADF4" w14:textId="4E1304FF" w:rsidR="00FD31BD" w:rsidRPr="002524FB" w:rsidRDefault="00FD31BD" w:rsidP="00CE0EB0">
      <w:pPr>
        <w:spacing w:after="0" w:line="240" w:lineRule="auto"/>
        <w:contextualSpacing/>
      </w:pPr>
      <w:r w:rsidRPr="002524FB">
        <w:t>Description</w:t>
      </w:r>
      <w:r w:rsidR="00DA46C8" w:rsidRPr="002524FB">
        <w:t>:</w:t>
      </w:r>
      <w:r w:rsidRPr="002524FB">
        <w:rPr>
          <w:rFonts w:ascii="Cambria" w:hAnsi="Cambria"/>
          <w:shd w:val="clear" w:color="auto" w:fill="FFFFFF"/>
        </w:rPr>
        <w:t xml:space="preserve"> </w:t>
      </w:r>
      <w:r w:rsidRPr="002524FB">
        <w:t xml:space="preserve">Day Ahead Market Headroom, Day Ahead Market Floorroom, Day Ahead RUC Headroom, Day Ahead RUC Floorroom. </w:t>
      </w:r>
      <w:r w:rsidR="001835D4" w:rsidRPr="002524FB">
        <w:rPr>
          <w:rFonts w:ascii="Calibri" w:eastAsia="Times New Roman" w:hAnsi="Calibri" w:cs="Times New Roman"/>
          <w:color w:val="000000"/>
        </w:rPr>
        <w:t>Includes Balancing Authority Area designation</w:t>
      </w:r>
      <w:r w:rsidR="00942236" w:rsidRPr="002524FB">
        <w:rPr>
          <w:rFonts w:ascii="Calibri" w:eastAsia="Times New Roman" w:hAnsi="Calibri" w:cs="Times New Roman"/>
          <w:color w:val="000000"/>
        </w:rPr>
        <w:t xml:space="preserve"> with Public Data release 1.35</w:t>
      </w:r>
      <w:r w:rsidR="001835D4" w:rsidRPr="002524FB">
        <w:rPr>
          <w:rFonts w:ascii="Calibri" w:eastAsia="Times New Roman" w:hAnsi="Calibri" w:cs="Times New Roman"/>
          <w:color w:val="000000"/>
        </w:rPr>
        <w:t>.</w:t>
      </w:r>
    </w:p>
    <w:p w14:paraId="26391541" w14:textId="294403B9" w:rsidR="00FD31BD" w:rsidRPr="002524FB" w:rsidRDefault="00FD31BD" w:rsidP="00CE0EB0">
      <w:pPr>
        <w:spacing w:after="0" w:line="240" w:lineRule="auto"/>
        <w:contextualSpacing/>
      </w:pPr>
      <w:r w:rsidRPr="002524FB">
        <w:t xml:space="preserve">File Name: </w:t>
      </w:r>
      <w:r w:rsidR="00DA46C8" w:rsidRPr="002524FB">
        <w:t>Headroom_and_Floorroom-YYYYMMDD.csv</w:t>
      </w:r>
    </w:p>
    <w:p w14:paraId="53C7A084" w14:textId="1B1E9935" w:rsidR="00C1042D" w:rsidRPr="002524FB" w:rsidRDefault="00FD31BD" w:rsidP="00CE0EB0">
      <w:pPr>
        <w:spacing w:after="0" w:line="240" w:lineRule="auto"/>
        <w:contextualSpacing/>
      </w:pPr>
      <w:r w:rsidRPr="002524FB">
        <w:t>Frequency: Daily</w:t>
      </w:r>
    </w:p>
    <w:p w14:paraId="2D3CDF27" w14:textId="2879135A" w:rsidR="00B24C41" w:rsidRPr="002524FB" w:rsidRDefault="00B24C41" w:rsidP="00CE0EB0">
      <w:pPr>
        <w:pStyle w:val="Heading2"/>
        <w:spacing w:line="240" w:lineRule="auto"/>
        <w:contextualSpacing/>
      </w:pPr>
      <w:bookmarkStart w:id="9" w:name="_Toc220601624"/>
      <w:r w:rsidRPr="002524FB">
        <w:t>LMP by Bus</w:t>
      </w:r>
      <w:bookmarkEnd w:id="9"/>
    </w:p>
    <w:p w14:paraId="040B473D" w14:textId="3A3E0058" w:rsidR="007B6BB6" w:rsidRPr="002524FB" w:rsidRDefault="00B24C41" w:rsidP="00CE0EB0">
      <w:pPr>
        <w:spacing w:after="0" w:line="240" w:lineRule="auto"/>
        <w:contextualSpacing/>
      </w:pPr>
      <w:r w:rsidRPr="002524FB">
        <w:t xml:space="preserve">Description: </w:t>
      </w:r>
      <w:r w:rsidRPr="002524FB">
        <w:rPr>
          <w:rFonts w:ascii="Calibri" w:eastAsia="Times New Roman" w:hAnsi="Calibri" w:cs="Times New Roman"/>
          <w:color w:val="000000"/>
        </w:rPr>
        <w:t>Hourly LMP data (MEC, MCC, MLC components) as calculated by the Day-Ahead market, organized by bus</w:t>
      </w:r>
      <w:r w:rsidR="001835D4" w:rsidRPr="002524FB">
        <w:rPr>
          <w:rFonts w:ascii="Calibri" w:eastAsia="Times New Roman" w:hAnsi="Calibri" w:cs="Times New Roman"/>
          <w:color w:val="000000"/>
        </w:rPr>
        <w:t>. Includes Balancing Authority Area designation</w:t>
      </w:r>
      <w:r w:rsidR="00942236" w:rsidRPr="002524FB">
        <w:rPr>
          <w:rFonts w:ascii="Calibri" w:eastAsia="Times New Roman" w:hAnsi="Calibri" w:cs="Times New Roman"/>
          <w:color w:val="000000"/>
        </w:rPr>
        <w:t xml:space="preserve"> with Public Data release 1.35</w:t>
      </w:r>
      <w:r w:rsidR="001835D4" w:rsidRPr="002524FB">
        <w:rPr>
          <w:rFonts w:ascii="Calibri" w:eastAsia="Times New Roman" w:hAnsi="Calibri" w:cs="Times New Roman"/>
          <w:color w:val="000000"/>
        </w:rPr>
        <w:t>.</w:t>
      </w:r>
      <w:r w:rsidRPr="002524FB">
        <w:rPr>
          <w:rFonts w:ascii="Calibri" w:eastAsia="Times New Roman" w:hAnsi="Calibri" w:cs="Times New Roman"/>
          <w:color w:val="000000"/>
        </w:rPr>
        <w:br/>
      </w:r>
      <w:r w:rsidRPr="002524FB">
        <w:t>File Name</w:t>
      </w:r>
      <w:r w:rsidR="007B6BB6" w:rsidRPr="002524FB">
        <w:t>s</w:t>
      </w:r>
      <w:r w:rsidRPr="002524FB">
        <w:t xml:space="preserve">: </w:t>
      </w:r>
    </w:p>
    <w:p w14:paraId="3FB89FF0" w14:textId="77777777" w:rsidR="00B24C41" w:rsidRPr="002524FB" w:rsidRDefault="00B24C41" w:rsidP="00CE0EB0">
      <w:pPr>
        <w:spacing w:after="0" w:line="240" w:lineRule="auto"/>
        <w:contextualSpacing/>
      </w:pPr>
      <w:r w:rsidRPr="002524FB">
        <w:t>DA-LMP</w:t>
      </w:r>
      <w:r w:rsidR="00D13864" w:rsidRPr="002524FB">
        <w:t>-Monthly</w:t>
      </w:r>
      <w:r w:rsidR="007B6BB6" w:rsidRPr="002524FB">
        <w:t>-B-&lt;YEAR&gt;&lt;MONTH&gt;</w:t>
      </w:r>
      <w:r w:rsidR="005269F6" w:rsidRPr="002524FB">
        <w:t>.csv</w:t>
      </w:r>
    </w:p>
    <w:p w14:paraId="28DC9D8B" w14:textId="77777777" w:rsidR="00D13864" w:rsidRPr="002524FB" w:rsidRDefault="00D13864" w:rsidP="00CE0EB0">
      <w:pPr>
        <w:spacing w:after="0" w:line="240" w:lineRule="auto"/>
        <w:contextualSpacing/>
      </w:pPr>
      <w:r w:rsidRPr="002524FB">
        <w:t>DA-LMP-B-&lt;YEAR&gt;&lt;MONTH&gt;&lt;DAY&gt;&lt;HOUR&gt;&lt;MINUTE&gt;.csv</w:t>
      </w:r>
    </w:p>
    <w:p w14:paraId="5DBFE867" w14:textId="0530609B" w:rsidR="00660E27" w:rsidRPr="002524FB" w:rsidRDefault="00B24C41" w:rsidP="00CE0EB0">
      <w:pPr>
        <w:spacing w:after="0" w:line="240" w:lineRule="auto"/>
        <w:contextualSpacing/>
      </w:pPr>
      <w:r w:rsidRPr="002524FB">
        <w:t>Frequency: Daily</w:t>
      </w:r>
      <w:r w:rsidR="007B6BB6" w:rsidRPr="002524FB">
        <w:t>, Monthly</w:t>
      </w:r>
    </w:p>
    <w:p w14:paraId="6EC2617C" w14:textId="103AEDCF" w:rsidR="00E24E19" w:rsidRPr="002524FB" w:rsidRDefault="00E24E19" w:rsidP="00CE0EB0">
      <w:pPr>
        <w:pStyle w:val="Heading2"/>
        <w:spacing w:line="240" w:lineRule="auto"/>
        <w:contextualSpacing/>
      </w:pPr>
      <w:bookmarkStart w:id="10" w:name="_Toc220601625"/>
      <w:r w:rsidRPr="002524FB">
        <w:t>LMP by Location</w:t>
      </w:r>
      <w:bookmarkEnd w:id="10"/>
    </w:p>
    <w:p w14:paraId="0CDB965E" w14:textId="27172170" w:rsidR="009C2E6D" w:rsidRPr="002524FB" w:rsidRDefault="006D77B8" w:rsidP="00CE0EB0">
      <w:pPr>
        <w:spacing w:after="0" w:line="240" w:lineRule="auto"/>
        <w:contextualSpacing/>
      </w:pPr>
      <w:r w:rsidRPr="002524FB">
        <w:t xml:space="preserve">Description: </w:t>
      </w:r>
      <w:r w:rsidRPr="002524FB">
        <w:rPr>
          <w:rFonts w:ascii="Calibri" w:eastAsia="Times New Roman" w:hAnsi="Calibri" w:cs="Times New Roman"/>
          <w:color w:val="000000"/>
        </w:rPr>
        <w:t>Hourly LMP data (MEC, MCC, MLC components) as calculated by the Day-Ahead market, organized by settlement location.</w:t>
      </w:r>
      <w:r w:rsidR="001835D4" w:rsidRPr="002524FB">
        <w:rPr>
          <w:rFonts w:ascii="Calibri" w:eastAsia="Times New Roman" w:hAnsi="Calibri" w:cs="Times New Roman"/>
          <w:color w:val="000000"/>
        </w:rPr>
        <w:t xml:space="preserve"> Includes Balancing Authority Area designation</w:t>
      </w:r>
      <w:r w:rsidR="00942236" w:rsidRPr="002524FB">
        <w:rPr>
          <w:rFonts w:ascii="Calibri" w:eastAsia="Times New Roman" w:hAnsi="Calibri" w:cs="Times New Roman"/>
          <w:color w:val="000000"/>
        </w:rPr>
        <w:t xml:space="preserve"> with Public Data release 1.35</w:t>
      </w:r>
      <w:r w:rsidR="001835D4" w:rsidRPr="002524FB">
        <w:rPr>
          <w:rFonts w:ascii="Calibri" w:eastAsia="Times New Roman" w:hAnsi="Calibri" w:cs="Times New Roman"/>
          <w:color w:val="000000"/>
        </w:rPr>
        <w:t>.</w:t>
      </w:r>
      <w:r w:rsidRPr="002524FB">
        <w:rPr>
          <w:rFonts w:ascii="Calibri" w:eastAsia="Times New Roman" w:hAnsi="Calibri" w:cs="Times New Roman"/>
          <w:color w:val="000000"/>
        </w:rPr>
        <w:br/>
      </w:r>
      <w:r w:rsidR="00CD4A67" w:rsidRPr="002524FB">
        <w:t>File Name</w:t>
      </w:r>
      <w:r w:rsidR="007B6BB6" w:rsidRPr="002524FB">
        <w:t>s</w:t>
      </w:r>
      <w:r w:rsidR="00CD4A67" w:rsidRPr="002524FB">
        <w:t xml:space="preserve">: </w:t>
      </w:r>
    </w:p>
    <w:p w14:paraId="6C974049" w14:textId="78E88FA5" w:rsidR="007B6BB6" w:rsidRPr="002524FB" w:rsidRDefault="007B6BB6" w:rsidP="00CE0EB0">
      <w:pPr>
        <w:spacing w:after="0" w:line="240" w:lineRule="auto"/>
        <w:contextualSpacing/>
      </w:pPr>
      <w:r w:rsidRPr="002524FB">
        <w:t>DA-LMP-Monthly-SL-&lt;YEAR&gt;&lt;MONTH&gt;.csv</w:t>
      </w:r>
    </w:p>
    <w:p w14:paraId="018A1826" w14:textId="69D27738" w:rsidR="007B6BB6" w:rsidRPr="002524FB" w:rsidRDefault="00CD4A67" w:rsidP="00CE0EB0">
      <w:pPr>
        <w:spacing w:after="0" w:line="240" w:lineRule="auto"/>
        <w:contextualSpacing/>
      </w:pPr>
      <w:r w:rsidRPr="002524FB">
        <w:t>DA-LMP-SL-&lt;YEAR&gt;&lt;MONTH&gt;&lt;DAY&gt;&lt;HOUR&gt;&lt;MINUTE&gt;</w:t>
      </w:r>
      <w:r w:rsidR="005269F6" w:rsidRPr="002524FB">
        <w:t>.csv</w:t>
      </w:r>
      <w:r w:rsidR="006D77B8" w:rsidRPr="002524FB">
        <w:br/>
      </w:r>
      <w:r w:rsidR="009C2E6D" w:rsidRPr="002524FB">
        <w:t>Frequency: Daily, Monthly</w:t>
      </w:r>
    </w:p>
    <w:p w14:paraId="4A347E94" w14:textId="5E9FF783" w:rsidR="00C1042D" w:rsidRPr="002524FB" w:rsidRDefault="00C1042D" w:rsidP="00CE0EB0">
      <w:pPr>
        <w:spacing w:after="0" w:line="240" w:lineRule="auto"/>
        <w:contextualSpacing/>
      </w:pPr>
    </w:p>
    <w:p w14:paraId="2E721850" w14:textId="77777777" w:rsidR="00DA46C8" w:rsidRPr="002524FB" w:rsidRDefault="00DA46C8" w:rsidP="00CE0EB0">
      <w:pPr>
        <w:pStyle w:val="Heading2"/>
        <w:spacing w:line="240" w:lineRule="auto"/>
        <w:contextualSpacing/>
      </w:pPr>
      <w:bookmarkStart w:id="11" w:name="_Toc220601626"/>
      <w:r w:rsidRPr="002524FB">
        <w:lastRenderedPageBreak/>
        <w:t>MCP</w:t>
      </w:r>
      <w:bookmarkEnd w:id="11"/>
    </w:p>
    <w:p w14:paraId="6A1B7D24" w14:textId="77777777" w:rsidR="00DA46C8" w:rsidRDefault="00DA46C8" w:rsidP="00CE0EB0">
      <w:pPr>
        <w:spacing w:after="0" w:line="240" w:lineRule="auto"/>
        <w:contextualSpacing/>
      </w:pPr>
      <w:r w:rsidRPr="002524FB">
        <w:t>Description: Hourly MCP for Reg-UP, Reg-DN, Spin, and Supp organized by Reserve Zone.</w:t>
      </w:r>
      <w:r w:rsidRPr="002524FB">
        <w:br/>
        <w:t>File Name: DA-MCP-&lt;YEAR&gt;&lt;MONTH&gt;&lt;DAY&gt;&lt;HOUR&gt;&lt;MINUTE&gt;.csv</w:t>
      </w:r>
    </w:p>
    <w:p w14:paraId="4A76BBE4" w14:textId="70852CF9" w:rsidR="00875000" w:rsidRPr="002524FB" w:rsidRDefault="00875000" w:rsidP="00CE0EB0">
      <w:pPr>
        <w:spacing w:after="0" w:line="240" w:lineRule="auto"/>
        <w:contextualSpacing/>
      </w:pPr>
      <w:r>
        <w:t>Frequency: Daily</w:t>
      </w:r>
    </w:p>
    <w:p w14:paraId="29CD2560" w14:textId="77777777" w:rsidR="00B24C41" w:rsidRPr="002524FB" w:rsidRDefault="00B24C41" w:rsidP="00CE0EB0">
      <w:pPr>
        <w:pStyle w:val="Heading2"/>
        <w:spacing w:line="240" w:lineRule="auto"/>
        <w:contextualSpacing/>
      </w:pPr>
      <w:bookmarkStart w:id="12" w:name="_Toc220601627"/>
      <w:r w:rsidRPr="002524FB">
        <w:t>Market Clearing</w:t>
      </w:r>
      <w:bookmarkEnd w:id="12"/>
    </w:p>
    <w:p w14:paraId="3E1F96DD" w14:textId="1154BE12" w:rsidR="00B24C41" w:rsidRPr="002524FB" w:rsidRDefault="00B24C41" w:rsidP="00CE0EB0">
      <w:pPr>
        <w:spacing w:after="0" w:line="240" w:lineRule="auto"/>
        <w:contextualSpacing/>
      </w:pPr>
      <w:r w:rsidRPr="002524FB">
        <w:t xml:space="preserve">Description: Contains results of the DA Market clearing for the SPP system organized by interval. </w:t>
      </w:r>
      <w:r w:rsidR="007218E9" w:rsidRPr="002524FB">
        <w:rPr>
          <w:rFonts w:ascii="Calibri" w:eastAsia="Times New Roman" w:hAnsi="Calibri" w:cs="Times New Roman"/>
          <w:color w:val="000000"/>
        </w:rPr>
        <w:t>Includes Balancing Authority Area designation</w:t>
      </w:r>
      <w:r w:rsidR="00942236" w:rsidRPr="002524FB">
        <w:rPr>
          <w:rFonts w:ascii="Calibri" w:eastAsia="Times New Roman" w:hAnsi="Calibri" w:cs="Times New Roman"/>
          <w:color w:val="000000"/>
        </w:rPr>
        <w:t xml:space="preserve"> with Public Data release 1.35</w:t>
      </w:r>
      <w:r w:rsidR="007218E9" w:rsidRPr="002524FB">
        <w:rPr>
          <w:rFonts w:ascii="Calibri" w:eastAsia="Times New Roman" w:hAnsi="Calibri" w:cs="Times New Roman"/>
          <w:color w:val="000000"/>
        </w:rPr>
        <w:t>.</w:t>
      </w:r>
    </w:p>
    <w:p w14:paraId="5CEB6A19" w14:textId="77777777" w:rsidR="00B24C41" w:rsidRPr="002524FB" w:rsidRDefault="00B24C41" w:rsidP="00CE0EB0">
      <w:pPr>
        <w:spacing w:after="0" w:line="240" w:lineRule="auto"/>
        <w:contextualSpacing/>
      </w:pPr>
      <w:r w:rsidRPr="002524FB">
        <w:t>File Name: DA-MC-&lt;YEAR&gt;&lt;MONTH&gt;&lt;DAY&gt;&lt;HOUR&gt;&lt;MINUTE&gt;</w:t>
      </w:r>
      <w:r w:rsidR="005269F6" w:rsidRPr="002524FB">
        <w:t>.csv</w:t>
      </w:r>
    </w:p>
    <w:p w14:paraId="4E522017" w14:textId="50B1DCC9" w:rsidR="00987B9B" w:rsidRPr="002524FB" w:rsidRDefault="00B24C41" w:rsidP="00CE0EB0">
      <w:pPr>
        <w:spacing w:after="0" w:line="240" w:lineRule="auto"/>
        <w:contextualSpacing/>
        <w:rPr>
          <w:rFonts w:asciiTheme="majorHAnsi" w:eastAsiaTheme="majorEastAsia" w:hAnsiTheme="majorHAnsi" w:cstheme="majorBidi"/>
          <w:b/>
          <w:bCs/>
          <w:color w:val="4F81BD" w:themeColor="accent1"/>
          <w:sz w:val="26"/>
          <w:szCs w:val="26"/>
        </w:rPr>
      </w:pPr>
      <w:r w:rsidRPr="002524FB">
        <w:t>Frequency: Daily</w:t>
      </w:r>
    </w:p>
    <w:p w14:paraId="777AC2E5" w14:textId="77777777" w:rsidR="00A90143" w:rsidRPr="002524FB" w:rsidRDefault="00A90143" w:rsidP="00CE0EB0">
      <w:pPr>
        <w:pStyle w:val="Heading2"/>
        <w:spacing w:line="240" w:lineRule="auto"/>
        <w:contextualSpacing/>
      </w:pPr>
      <w:bookmarkStart w:id="13" w:name="_Toc220601628"/>
      <w:r w:rsidRPr="002524FB">
        <w:t>Virtual Clearing</w:t>
      </w:r>
      <w:r w:rsidR="00B24C41" w:rsidRPr="002524FB">
        <w:t xml:space="preserve"> by MOA</w:t>
      </w:r>
      <w:bookmarkEnd w:id="13"/>
    </w:p>
    <w:p w14:paraId="3B93B6B7" w14:textId="584D6312" w:rsidR="00A90143" w:rsidRPr="002524FB" w:rsidRDefault="00A90143" w:rsidP="00CE0EB0">
      <w:pPr>
        <w:spacing w:after="0" w:line="240" w:lineRule="auto"/>
        <w:contextualSpacing/>
      </w:pPr>
      <w:r w:rsidRPr="002524FB">
        <w:t xml:space="preserve">Description: </w:t>
      </w:r>
      <w:r w:rsidR="00E36954" w:rsidRPr="002524FB">
        <w:rPr>
          <w:rFonts w:cs="Segoe UI"/>
        </w:rPr>
        <w:t>Reserve zone level report showing Virtual Clearing, Actual Load and Forecast Load by control area.</w:t>
      </w:r>
      <w:r w:rsidR="007218E9" w:rsidRPr="002524FB">
        <w:rPr>
          <w:rFonts w:ascii="Calibri" w:eastAsia="Times New Roman" w:hAnsi="Calibri" w:cs="Times New Roman"/>
          <w:color w:val="000000"/>
        </w:rPr>
        <w:t xml:space="preserve"> Includes Balancing Authority Area designation</w:t>
      </w:r>
      <w:r w:rsidR="00942236" w:rsidRPr="002524FB">
        <w:rPr>
          <w:rFonts w:ascii="Calibri" w:eastAsia="Times New Roman" w:hAnsi="Calibri" w:cs="Times New Roman"/>
          <w:color w:val="000000"/>
        </w:rPr>
        <w:t xml:space="preserve"> with Public Data release 1.35</w:t>
      </w:r>
      <w:r w:rsidR="007218E9" w:rsidRPr="002524FB">
        <w:rPr>
          <w:rFonts w:ascii="Calibri" w:eastAsia="Times New Roman" w:hAnsi="Calibri" w:cs="Times New Roman"/>
          <w:color w:val="000000"/>
        </w:rPr>
        <w:t>.</w:t>
      </w:r>
    </w:p>
    <w:p w14:paraId="2CD55722" w14:textId="77777777" w:rsidR="00A90143" w:rsidRPr="002524FB" w:rsidRDefault="00A90143" w:rsidP="00CE0EB0">
      <w:pPr>
        <w:spacing w:after="0" w:line="240" w:lineRule="auto"/>
        <w:contextualSpacing/>
      </w:pPr>
      <w:r w:rsidRPr="002524FB">
        <w:t>File Name: DA-VC-&lt;YEAR&gt;&lt;MONTH&gt;&lt;DAY&gt;&lt;HOUR&gt;&lt;MINUTE&gt;</w:t>
      </w:r>
      <w:r w:rsidR="005269F6" w:rsidRPr="002524FB">
        <w:t>.csv</w:t>
      </w:r>
    </w:p>
    <w:p w14:paraId="59D9F9BB" w14:textId="27F99120" w:rsidR="00BA3B0E" w:rsidRPr="002524FB" w:rsidRDefault="00A90143" w:rsidP="00CE0EB0">
      <w:pPr>
        <w:spacing w:after="0" w:line="240" w:lineRule="auto"/>
        <w:contextualSpacing/>
      </w:pPr>
      <w:r w:rsidRPr="002524FB">
        <w:t>Frequency: Daily</w:t>
      </w:r>
    </w:p>
    <w:p w14:paraId="3BB7CB6F" w14:textId="393A0108" w:rsidR="00FD31BD" w:rsidRPr="002524FB" w:rsidRDefault="00FD31BD" w:rsidP="00CE0EB0">
      <w:pPr>
        <w:pStyle w:val="Heading2"/>
        <w:spacing w:line="240" w:lineRule="auto"/>
        <w:contextualSpacing/>
      </w:pPr>
      <w:bookmarkStart w:id="14" w:name="_Toc220601629"/>
      <w:r w:rsidRPr="002524FB">
        <w:t>Virtual Reference Prices</w:t>
      </w:r>
      <w:bookmarkEnd w:id="14"/>
    </w:p>
    <w:p w14:paraId="15044282" w14:textId="4DF7801A" w:rsidR="00FD31BD" w:rsidRPr="002524FB" w:rsidRDefault="00FD31BD" w:rsidP="00CE0EB0">
      <w:pPr>
        <w:spacing w:after="0" w:line="240" w:lineRule="auto"/>
        <w:contextualSpacing/>
      </w:pPr>
      <w:r w:rsidRPr="002524FB">
        <w:t xml:space="preserve">Description: </w:t>
      </w:r>
      <w:r w:rsidRPr="002524FB">
        <w:rPr>
          <w:rFonts w:cs="Segoe UI"/>
        </w:rPr>
        <w:t>Virtual reference prices that are used to calculate an estimated exposure on a virtual transaction for the time period of one quarter, based on pricing data from the previous year in the same quarter. </w:t>
      </w:r>
    </w:p>
    <w:p w14:paraId="5F783F41" w14:textId="231CB3EB" w:rsidR="00FD31BD" w:rsidRPr="002524FB" w:rsidRDefault="00FD31BD" w:rsidP="00CE0EB0">
      <w:pPr>
        <w:spacing w:after="0" w:line="240" w:lineRule="auto"/>
        <w:contextualSpacing/>
      </w:pPr>
      <w:r w:rsidRPr="002524FB">
        <w:t>File Name: VIRUTAL_REF_PRICES-&lt;Month&gt;-&lt;Day&gt;-&lt;Year&gt;_&lt;Month&gt;-&lt;Day&gt;-&lt;Year&gt;_&lt;Quarter&gt;.csv</w:t>
      </w:r>
    </w:p>
    <w:p w14:paraId="231F8C23" w14:textId="7DF0BCCD" w:rsidR="00FD31BD" w:rsidRPr="002524FB" w:rsidRDefault="00FD31BD" w:rsidP="00CE0EB0">
      <w:pPr>
        <w:spacing w:after="0" w:line="240" w:lineRule="auto"/>
        <w:contextualSpacing/>
      </w:pPr>
      <w:r w:rsidRPr="002524FB">
        <w:t>Frequency: Quarterly</w:t>
      </w:r>
    </w:p>
    <w:p w14:paraId="37AC94FC" w14:textId="77777777" w:rsidR="00FD31BD" w:rsidRPr="002524FB" w:rsidRDefault="00FD31BD" w:rsidP="00CE0EB0">
      <w:pPr>
        <w:spacing w:after="0" w:line="240" w:lineRule="auto"/>
        <w:contextualSpacing/>
      </w:pPr>
    </w:p>
    <w:p w14:paraId="37270731" w14:textId="77777777" w:rsidR="00BA3B0E" w:rsidRPr="002524FB" w:rsidRDefault="00BA3B0E" w:rsidP="00CE0EB0">
      <w:pPr>
        <w:pStyle w:val="Heading1"/>
        <w:spacing w:before="0" w:line="240" w:lineRule="auto"/>
        <w:contextualSpacing/>
        <w:rPr>
          <w:sz w:val="32"/>
          <w:szCs w:val="32"/>
        </w:rPr>
      </w:pPr>
      <w:bookmarkStart w:id="15" w:name="_Toc220601630"/>
      <w:r w:rsidRPr="002524FB">
        <w:rPr>
          <w:sz w:val="32"/>
          <w:szCs w:val="32"/>
        </w:rPr>
        <w:t>Historical Offers</w:t>
      </w:r>
      <w:bookmarkEnd w:id="15"/>
    </w:p>
    <w:p w14:paraId="59B50530" w14:textId="7F1F8076" w:rsidR="00875000" w:rsidRDefault="00BA3B0E" w:rsidP="00CE0EB0">
      <w:pPr>
        <w:spacing w:after="0" w:line="240" w:lineRule="auto"/>
        <w:contextualSpacing/>
      </w:pPr>
      <w:r w:rsidRPr="00875000">
        <w:rPr>
          <w:rStyle w:val="Heading2Char"/>
        </w:rPr>
        <w:t>DA Energy Offers</w:t>
      </w:r>
      <w:r w:rsidRPr="002524FB">
        <w:br/>
      </w:r>
      <w:r w:rsidR="00875000" w:rsidRPr="002524FB">
        <w:t>Description:</w:t>
      </w:r>
      <w:r w:rsidR="002716E3">
        <w:t xml:space="preserve"> </w:t>
      </w:r>
      <w:r w:rsidRPr="002524FB">
        <w:t xml:space="preserve">Historical DA Energy Offers/Bids by Resources with all price/MW pairs. Published 90 days after OD. </w:t>
      </w:r>
    </w:p>
    <w:p w14:paraId="3C37A5EB" w14:textId="1FAA1745" w:rsidR="00875000" w:rsidRDefault="00BA3B0E" w:rsidP="00CE0EB0">
      <w:pPr>
        <w:spacing w:after="0" w:line="240" w:lineRule="auto"/>
        <w:contextualSpacing/>
      </w:pPr>
      <w:r w:rsidRPr="002524FB">
        <w:t xml:space="preserve">Offers (resource offers, virtual offers, and import interchange transactions) will be noted with a 1_ in front of the RCode. </w:t>
      </w:r>
    </w:p>
    <w:p w14:paraId="0547B1D0" w14:textId="5B4B6757" w:rsidR="00875000" w:rsidRDefault="00BA3B0E" w:rsidP="00CE0EB0">
      <w:pPr>
        <w:spacing w:after="0" w:line="240" w:lineRule="auto"/>
        <w:contextualSpacing/>
      </w:pPr>
      <w:r w:rsidRPr="002524FB">
        <w:t xml:space="preserve">Bids (virtual bids, demand bids, and export interchange transactions) will be noted with a 0_ in front of the </w:t>
      </w:r>
      <w:proofErr w:type="spellStart"/>
      <w:r w:rsidRPr="002524FB">
        <w:t>RCode</w:t>
      </w:r>
      <w:proofErr w:type="spellEnd"/>
      <w:r w:rsidRPr="002524FB">
        <w:t>.</w:t>
      </w:r>
    </w:p>
    <w:p w14:paraId="1CAB08DB" w14:textId="77777777" w:rsidR="00875000" w:rsidRDefault="00BA3B0E" w:rsidP="00CE0EB0">
      <w:pPr>
        <w:spacing w:after="0" w:line="240" w:lineRule="auto"/>
        <w:contextualSpacing/>
      </w:pPr>
      <w:r w:rsidRPr="002524FB">
        <w:t>In the case that the RCode is masking a bid or offer, the RCode would be masking a certain settlement location where the bid or offer was placed.  </w:t>
      </w:r>
    </w:p>
    <w:p w14:paraId="30AA885E" w14:textId="0857CFDC" w:rsidR="002716E3" w:rsidRPr="002524FB" w:rsidRDefault="00BA3B0E" w:rsidP="00CE0EB0">
      <w:pPr>
        <w:spacing w:after="0" w:line="240" w:lineRule="auto"/>
        <w:contextualSpacing/>
      </w:pPr>
      <w:r w:rsidRPr="002524FB">
        <w:t>Multiple bids or offers can be placed at the same settlement location, which would cause this file to contain duplicate RCodes on the same hour.</w:t>
      </w:r>
    </w:p>
    <w:p w14:paraId="64313C51" w14:textId="193E5BE3" w:rsidR="002716E3" w:rsidRDefault="002716E3" w:rsidP="002716E3">
      <w:pPr>
        <w:spacing w:after="0" w:line="240" w:lineRule="auto"/>
        <w:contextualSpacing/>
      </w:pPr>
      <w:r w:rsidRPr="002524FB">
        <w:t>File Name(s): DA-Energy-Offers-YYYYMMDD0100.csv</w:t>
      </w:r>
    </w:p>
    <w:p w14:paraId="1629E617" w14:textId="6DF96FAA" w:rsidR="002716E3" w:rsidRPr="002524FB" w:rsidRDefault="002716E3" w:rsidP="002716E3">
      <w:pPr>
        <w:spacing w:after="0" w:line="240" w:lineRule="auto"/>
        <w:contextualSpacing/>
      </w:pPr>
      <w:r>
        <w:t>Frequency: Daily</w:t>
      </w:r>
    </w:p>
    <w:p w14:paraId="27356070" w14:textId="77777777" w:rsidR="002716E3" w:rsidRPr="002524FB" w:rsidRDefault="002716E3" w:rsidP="002716E3">
      <w:pPr>
        <w:pStyle w:val="Heading2"/>
        <w:spacing w:line="240" w:lineRule="auto"/>
        <w:contextualSpacing/>
      </w:pPr>
      <w:bookmarkStart w:id="16" w:name="_Toc220601634"/>
      <w:r w:rsidRPr="002524FB">
        <w:t>DA OR Offers</w:t>
      </w:r>
      <w:bookmarkEnd w:id="16"/>
    </w:p>
    <w:p w14:paraId="45C166BA" w14:textId="2A9EF95A" w:rsidR="002716E3" w:rsidRPr="002524FB" w:rsidRDefault="002716E3" w:rsidP="002716E3">
      <w:pPr>
        <w:spacing w:after="0" w:line="240" w:lineRule="auto"/>
        <w:contextualSpacing/>
      </w:pPr>
      <w:r w:rsidRPr="002524FB">
        <w:t>Description:</w:t>
      </w:r>
      <w:r>
        <w:t xml:space="preserve"> </w:t>
      </w:r>
      <w:r w:rsidRPr="002524FB">
        <w:rPr>
          <w:bCs/>
        </w:rPr>
        <w:t xml:space="preserve">Historical DA OR Offers including SPIN, SUPP, Capability Reg-Down, Capability Reg-Up, Mileage Factor Reg-Down, Mileage Factor Reg-Up, Mileage Offer Reg-Down and Mileage Offer Reg-Up.  </w:t>
      </w:r>
    </w:p>
    <w:p w14:paraId="278ED6B2" w14:textId="77777777" w:rsidR="002716E3" w:rsidRPr="002524FB" w:rsidRDefault="002716E3" w:rsidP="002716E3">
      <w:pPr>
        <w:spacing w:after="0" w:line="240" w:lineRule="auto"/>
        <w:contextualSpacing/>
      </w:pPr>
      <w:r w:rsidRPr="002524FB">
        <w:t>File Name: DA-OR-OFFERS-&lt;YEAR&gt;&lt;MONTH&gt;&lt;DAY&gt;&lt;HOUR&gt;&lt;MINUTE&gt;.csv</w:t>
      </w:r>
    </w:p>
    <w:p w14:paraId="6F4C1D8B" w14:textId="30231278" w:rsidR="00BA3B0E" w:rsidRPr="002524FB" w:rsidRDefault="002716E3" w:rsidP="002716E3">
      <w:pPr>
        <w:spacing w:line="240" w:lineRule="auto"/>
        <w:contextualSpacing/>
      </w:pPr>
      <w:r w:rsidRPr="002524FB">
        <w:t>Frequency: Daily</w:t>
      </w:r>
    </w:p>
    <w:p w14:paraId="56165D8C" w14:textId="77777777" w:rsidR="00BA3B0E" w:rsidRPr="002524FB" w:rsidRDefault="00BA3B0E" w:rsidP="00875000">
      <w:pPr>
        <w:pStyle w:val="Heading2"/>
      </w:pPr>
      <w:bookmarkStart w:id="17" w:name="_Toc220601631"/>
      <w:r w:rsidRPr="002524FB">
        <w:t>RTBM Energy Offers</w:t>
      </w:r>
      <w:bookmarkEnd w:id="17"/>
    </w:p>
    <w:p w14:paraId="330FAE09" w14:textId="0C874C2F" w:rsidR="00BA3B0E" w:rsidRPr="002524FB" w:rsidRDefault="00BA3B0E" w:rsidP="00CE0EB0">
      <w:pPr>
        <w:spacing w:after="0" w:line="240" w:lineRule="auto"/>
        <w:contextualSpacing/>
      </w:pPr>
      <w:r w:rsidRPr="002524FB">
        <w:t>Description:</w:t>
      </w:r>
      <w:r w:rsidR="002716E3">
        <w:t xml:space="preserve"> </w:t>
      </w:r>
      <w:r w:rsidRPr="002524FB">
        <w:t>Historical RTBM Energy Offers by Resource with all price/MW pairs.</w:t>
      </w:r>
      <w:r w:rsidRPr="002524FB">
        <w:rPr>
          <w:b/>
          <w:bCs/>
          <w:color w:val="1F497D" w:themeColor="dark2"/>
        </w:rPr>
        <w:t xml:space="preserve">  </w:t>
      </w:r>
    </w:p>
    <w:p w14:paraId="7B945181" w14:textId="77777777" w:rsidR="00BA3B0E" w:rsidRPr="002524FB" w:rsidRDefault="00BA3B0E" w:rsidP="00CE0EB0">
      <w:pPr>
        <w:spacing w:after="0" w:line="240" w:lineRule="auto"/>
        <w:contextualSpacing/>
      </w:pPr>
      <w:r w:rsidRPr="002524FB">
        <w:t>File Name: RTBM-ENERGY-OFFERS-&lt;YEAR&gt;&lt;MONTH&gt;&lt;DAY&gt;&lt;HOUR&gt;&lt;MINUTE&gt;.csv</w:t>
      </w:r>
    </w:p>
    <w:p w14:paraId="0407B196" w14:textId="77777777" w:rsidR="00BA3B0E" w:rsidRPr="002524FB" w:rsidRDefault="00BA3B0E" w:rsidP="00CE0EB0">
      <w:pPr>
        <w:spacing w:after="0" w:line="240" w:lineRule="auto"/>
        <w:contextualSpacing/>
      </w:pPr>
      <w:r w:rsidRPr="002524FB">
        <w:t>Frequency: Daily</w:t>
      </w:r>
    </w:p>
    <w:p w14:paraId="36347460" w14:textId="77777777" w:rsidR="00BA3B0E" w:rsidRPr="002524FB" w:rsidRDefault="00BA3B0E" w:rsidP="00CE0EB0">
      <w:pPr>
        <w:spacing w:after="0" w:line="240" w:lineRule="auto"/>
        <w:contextualSpacing/>
      </w:pPr>
    </w:p>
    <w:p w14:paraId="15615926" w14:textId="77777777" w:rsidR="00BA3B0E" w:rsidRPr="002524FB" w:rsidRDefault="00BA3B0E" w:rsidP="00CE0EB0">
      <w:pPr>
        <w:pStyle w:val="Heading2"/>
        <w:spacing w:line="240" w:lineRule="auto"/>
        <w:contextualSpacing/>
      </w:pPr>
      <w:bookmarkStart w:id="18" w:name="_Toc220601632"/>
      <w:r w:rsidRPr="002524FB">
        <w:t>RTBM OR Offers</w:t>
      </w:r>
      <w:bookmarkEnd w:id="18"/>
    </w:p>
    <w:p w14:paraId="52A5CB37" w14:textId="571FA7A5" w:rsidR="00BA3B0E" w:rsidRPr="002524FB" w:rsidRDefault="00BA3B0E" w:rsidP="00CE0EB0">
      <w:pPr>
        <w:spacing w:after="0" w:line="240" w:lineRule="auto"/>
        <w:contextualSpacing/>
      </w:pPr>
      <w:r w:rsidRPr="002524FB">
        <w:t>Description:</w:t>
      </w:r>
      <w:r w:rsidR="002716E3">
        <w:t xml:space="preserve"> </w:t>
      </w:r>
      <w:r w:rsidRPr="002524FB">
        <w:rPr>
          <w:bCs/>
        </w:rPr>
        <w:t xml:space="preserve">Historical RTBM OR Offers including SPIN, SUPP, Capability Reg-Down, Capability Reg-Up, Mileage Factor Reg-Down, Mileage Factor Reg-Up, Mileage Offer Reg-Down and Mileage Offer Reg-Up.  </w:t>
      </w:r>
    </w:p>
    <w:p w14:paraId="525C72B2" w14:textId="2C41341F" w:rsidR="00BA3B0E" w:rsidRDefault="00BA3B0E" w:rsidP="00CE0EB0">
      <w:pPr>
        <w:spacing w:after="0" w:line="240" w:lineRule="auto"/>
        <w:contextualSpacing/>
      </w:pPr>
      <w:r w:rsidRPr="002524FB">
        <w:t>File Name: RTBM-OR-OFFERS-&lt;YEAR&gt;&lt;MONTH&gt;&lt;DAY&gt;&lt;HOUR&gt;&lt;MINUTE&gt;.csv</w:t>
      </w:r>
    </w:p>
    <w:p w14:paraId="7F6B456C" w14:textId="0B1E6CEB" w:rsidR="002716E3" w:rsidRPr="002524FB" w:rsidRDefault="002716E3" w:rsidP="00CE0EB0">
      <w:pPr>
        <w:spacing w:after="0" w:line="240" w:lineRule="auto"/>
        <w:contextualSpacing/>
      </w:pPr>
      <w:r>
        <w:lastRenderedPageBreak/>
        <w:t>Frequency: Daily</w:t>
      </w:r>
    </w:p>
    <w:p w14:paraId="3FA8ECD5" w14:textId="77777777" w:rsidR="00BA3B0E" w:rsidRPr="002524FB" w:rsidRDefault="00BA3B0E" w:rsidP="00CE0EB0">
      <w:pPr>
        <w:pStyle w:val="Heading2"/>
        <w:spacing w:line="240" w:lineRule="auto"/>
        <w:contextualSpacing/>
      </w:pPr>
      <w:bookmarkStart w:id="19" w:name="_Toc220601633"/>
      <w:r w:rsidRPr="002524FB">
        <w:t>DA Energy Offers</w:t>
      </w:r>
      <w:bookmarkEnd w:id="19"/>
    </w:p>
    <w:p w14:paraId="4E927CDF" w14:textId="77777777" w:rsidR="00BA3B0E" w:rsidRPr="002524FB" w:rsidRDefault="00BA3B0E" w:rsidP="00CE0EB0">
      <w:pPr>
        <w:spacing w:after="0" w:line="240" w:lineRule="auto"/>
        <w:contextualSpacing/>
      </w:pPr>
      <w:r w:rsidRPr="002524FB">
        <w:t xml:space="preserve">Description:   </w:t>
      </w:r>
      <w:r w:rsidRPr="002524FB">
        <w:rPr>
          <w:bCs/>
        </w:rPr>
        <w:t>Historical DA Energy Offers by Resource with all price/MW pairs.</w:t>
      </w:r>
      <w:r w:rsidRPr="002524FB">
        <w:rPr>
          <w:b/>
          <w:bCs/>
        </w:rPr>
        <w:t xml:space="preserve">  </w:t>
      </w:r>
    </w:p>
    <w:p w14:paraId="64CD5A84" w14:textId="77777777" w:rsidR="00BA3B0E" w:rsidRPr="002524FB" w:rsidRDefault="00BA3B0E" w:rsidP="00CE0EB0">
      <w:pPr>
        <w:spacing w:after="0" w:line="240" w:lineRule="auto"/>
        <w:contextualSpacing/>
      </w:pPr>
      <w:r w:rsidRPr="002524FB">
        <w:t>File Name: DA-ENERGY-OFFERS-&lt;YEAR&gt;&lt;MONTH&gt;&lt;DAY&gt;&lt;HOUR&gt;&lt;MINUTE&gt;.csv</w:t>
      </w:r>
    </w:p>
    <w:p w14:paraId="35165C2F" w14:textId="294532C3" w:rsidR="00BA3B0E" w:rsidRDefault="00BA3B0E" w:rsidP="00CE0EB0">
      <w:pPr>
        <w:spacing w:line="240" w:lineRule="auto"/>
        <w:contextualSpacing/>
      </w:pPr>
      <w:r w:rsidRPr="002524FB">
        <w:t>Frequency: Daily</w:t>
      </w:r>
    </w:p>
    <w:p w14:paraId="6A7B98BB" w14:textId="294532C3" w:rsidR="00DA46C8" w:rsidRPr="002524FB" w:rsidRDefault="00DA46C8" w:rsidP="00CE0EB0">
      <w:pPr>
        <w:pStyle w:val="Heading1"/>
        <w:spacing w:line="240" w:lineRule="auto"/>
        <w:contextualSpacing/>
        <w:rPr>
          <w:sz w:val="32"/>
          <w:szCs w:val="32"/>
        </w:rPr>
      </w:pPr>
      <w:bookmarkStart w:id="20" w:name="_Toc220601635"/>
      <w:r w:rsidRPr="002524FB">
        <w:rPr>
          <w:sz w:val="32"/>
          <w:szCs w:val="32"/>
        </w:rPr>
        <w:t>Market to Market (M2M)</w:t>
      </w:r>
      <w:bookmarkEnd w:id="20"/>
    </w:p>
    <w:p w14:paraId="229F1B72" w14:textId="77777777" w:rsidR="00DA46C8" w:rsidRPr="002524FB" w:rsidRDefault="00DA46C8" w:rsidP="00CE0EB0">
      <w:pPr>
        <w:spacing w:line="240" w:lineRule="auto"/>
        <w:contextualSpacing/>
      </w:pPr>
      <w:r w:rsidRPr="002524FB">
        <w:t>The file will be in the CSV format. The delimiter will be a comma; column headers will be included in the file.</w:t>
      </w:r>
    </w:p>
    <w:p w14:paraId="4CECB244" w14:textId="77777777" w:rsidR="00DA46C8" w:rsidRPr="002524FB" w:rsidRDefault="00DA46C8" w:rsidP="00CE0EB0">
      <w:pPr>
        <w:pStyle w:val="Heading2"/>
        <w:spacing w:line="240" w:lineRule="auto"/>
        <w:contextualSpacing/>
      </w:pPr>
      <w:bookmarkStart w:id="21" w:name="_Toc220601636"/>
      <w:r w:rsidRPr="002524FB">
        <w:t>Allocations on SPP Flowgates</w:t>
      </w:r>
      <w:bookmarkEnd w:id="21"/>
    </w:p>
    <w:p w14:paraId="2F7FA9FB" w14:textId="77777777" w:rsidR="00DA46C8" w:rsidRPr="002524FB" w:rsidRDefault="00DA46C8" w:rsidP="00CE0EB0">
      <w:pPr>
        <w:spacing w:after="0" w:line="240" w:lineRule="auto"/>
        <w:contextualSpacing/>
        <w:rPr>
          <w:rFonts w:eastAsia="Times New Roman" w:cs="Segoe UI"/>
        </w:rPr>
      </w:pPr>
      <w:r w:rsidRPr="002524FB">
        <w:t>Description:  The allocations used for market to market on SPP flowgates</w:t>
      </w:r>
      <w:r w:rsidRPr="002524FB">
        <w:rPr>
          <w:color w:val="1F497D"/>
        </w:rPr>
        <w:t>.</w:t>
      </w:r>
      <w:r w:rsidRPr="002524FB">
        <w:t xml:space="preserve"> </w:t>
      </w:r>
      <w:r w:rsidRPr="002524FB">
        <w:rPr>
          <w:rFonts w:eastAsia="Times New Roman" w:cs="Segoe UI"/>
        </w:rPr>
        <w:t xml:space="preserve"> </w:t>
      </w:r>
    </w:p>
    <w:p w14:paraId="4FA8BC67" w14:textId="74CFFE76" w:rsidR="00DA46C8" w:rsidRPr="002524FB" w:rsidRDefault="00DA46C8" w:rsidP="00CE0EB0">
      <w:pPr>
        <w:spacing w:after="0" w:line="240" w:lineRule="auto"/>
        <w:contextualSpacing/>
      </w:pPr>
      <w:r w:rsidRPr="002524FB">
        <w:t>File Name: M2M-Allocations-On-SPP-Flowgates -YY</w:t>
      </w:r>
      <w:r w:rsidR="002716E3">
        <w:t>YY</w:t>
      </w:r>
      <w:r w:rsidRPr="002524FB">
        <w:t>MMDD.csv</w:t>
      </w:r>
    </w:p>
    <w:p w14:paraId="17509A6E" w14:textId="77777777" w:rsidR="00DA46C8" w:rsidRPr="002524FB" w:rsidRDefault="00DA46C8" w:rsidP="00CE0EB0">
      <w:pPr>
        <w:spacing w:line="240" w:lineRule="auto"/>
        <w:contextualSpacing/>
      </w:pPr>
      <w:r w:rsidRPr="002524FB">
        <w:t>Frequency: Daily</w:t>
      </w:r>
    </w:p>
    <w:p w14:paraId="0A412DBB" w14:textId="77777777" w:rsidR="00DA46C8" w:rsidRPr="002524FB" w:rsidRDefault="00DA46C8" w:rsidP="00CE0EB0">
      <w:pPr>
        <w:pStyle w:val="Heading2"/>
        <w:spacing w:before="0" w:line="240" w:lineRule="auto"/>
        <w:contextualSpacing/>
      </w:pPr>
      <w:bookmarkStart w:id="22" w:name="_Toc220601637"/>
      <w:r w:rsidRPr="002524FB">
        <w:t>FFE on M2M Flowgates</w:t>
      </w:r>
      <w:bookmarkEnd w:id="22"/>
    </w:p>
    <w:p w14:paraId="01840227" w14:textId="77777777" w:rsidR="00DA46C8" w:rsidRPr="002524FB" w:rsidRDefault="00DA46C8" w:rsidP="00CE0EB0">
      <w:pPr>
        <w:spacing w:after="0" w:line="240" w:lineRule="auto"/>
        <w:contextualSpacing/>
        <w:rPr>
          <w:rFonts w:eastAsia="Times New Roman" w:cs="Segoe UI"/>
        </w:rPr>
      </w:pPr>
      <w:r w:rsidRPr="002524FB">
        <w:t xml:space="preserve">Description:  The firm flow entitlements for SPP market-to-market flowgates. </w:t>
      </w:r>
      <w:r w:rsidRPr="002524FB">
        <w:rPr>
          <w:rFonts w:eastAsia="Times New Roman" w:cs="Segoe UI"/>
        </w:rPr>
        <w:t xml:space="preserve"> </w:t>
      </w:r>
    </w:p>
    <w:p w14:paraId="405353E1" w14:textId="488B21BD" w:rsidR="00DA46C8" w:rsidRPr="002524FB" w:rsidRDefault="00DA46C8" w:rsidP="00CE0EB0">
      <w:pPr>
        <w:spacing w:after="0" w:line="240" w:lineRule="auto"/>
        <w:contextualSpacing/>
      </w:pPr>
      <w:r w:rsidRPr="002524FB">
        <w:t>File Name: M2M-Allocations-On-SPP-Flowgates -YY</w:t>
      </w:r>
      <w:r w:rsidR="002716E3">
        <w:t>YY</w:t>
      </w:r>
      <w:r w:rsidRPr="002524FB">
        <w:t>MMDD.csv</w:t>
      </w:r>
    </w:p>
    <w:p w14:paraId="57C5C40B" w14:textId="77777777" w:rsidR="00DA46C8" w:rsidRPr="002524FB" w:rsidRDefault="00DA46C8" w:rsidP="00CE0EB0">
      <w:pPr>
        <w:spacing w:after="0" w:line="240" w:lineRule="auto"/>
        <w:contextualSpacing/>
      </w:pPr>
      <w:r w:rsidRPr="002524FB">
        <w:t>Frequency: Daily</w:t>
      </w:r>
    </w:p>
    <w:p w14:paraId="58FEAF1D" w14:textId="77777777" w:rsidR="00DA46C8" w:rsidRPr="002524FB" w:rsidRDefault="00DA46C8" w:rsidP="00CE0EB0">
      <w:pPr>
        <w:pStyle w:val="Heading2"/>
        <w:spacing w:line="240" w:lineRule="auto"/>
        <w:contextualSpacing/>
      </w:pPr>
      <w:bookmarkStart w:id="23" w:name="_Toc220601638"/>
      <w:r w:rsidRPr="002524FB">
        <w:t>M2M Flowgate List</w:t>
      </w:r>
      <w:bookmarkEnd w:id="23"/>
    </w:p>
    <w:p w14:paraId="3D90D290" w14:textId="77777777" w:rsidR="00DA46C8" w:rsidRPr="002524FB" w:rsidRDefault="00DA46C8" w:rsidP="00CE0EB0">
      <w:pPr>
        <w:spacing w:after="0" w:line="240" w:lineRule="auto"/>
        <w:contextualSpacing/>
        <w:rPr>
          <w:rFonts w:eastAsia="Times New Roman" w:cs="Segoe UI"/>
        </w:rPr>
      </w:pPr>
      <w:r w:rsidRPr="002524FB">
        <w:t xml:space="preserve">Description:  Current list of the permanent market-to-market flowgates. </w:t>
      </w:r>
      <w:r w:rsidRPr="002524FB">
        <w:rPr>
          <w:rFonts w:eastAsia="Times New Roman" w:cs="Segoe UI"/>
        </w:rPr>
        <w:t xml:space="preserve"> </w:t>
      </w:r>
    </w:p>
    <w:p w14:paraId="77EAAEC8" w14:textId="6014923B" w:rsidR="00DA46C8" w:rsidRPr="002524FB" w:rsidRDefault="00DA46C8" w:rsidP="00CE0EB0">
      <w:pPr>
        <w:spacing w:after="0" w:line="240" w:lineRule="auto"/>
        <w:contextualSpacing/>
      </w:pPr>
      <w:r w:rsidRPr="002524FB">
        <w:t>File Name: M2M-Current-Flowgate-List-YY</w:t>
      </w:r>
      <w:r w:rsidR="002716E3">
        <w:t>YY</w:t>
      </w:r>
      <w:r w:rsidRPr="002524FB">
        <w:t>MMDD.csv</w:t>
      </w:r>
    </w:p>
    <w:p w14:paraId="00E835F9" w14:textId="16CB3A3D" w:rsidR="00BA3B0E" w:rsidRPr="002524FB" w:rsidRDefault="00DA46C8" w:rsidP="00CE0EB0">
      <w:pPr>
        <w:spacing w:line="240" w:lineRule="auto"/>
        <w:contextualSpacing/>
      </w:pPr>
      <w:r w:rsidRPr="002524FB">
        <w:t>Frequency: Daily</w:t>
      </w:r>
    </w:p>
    <w:p w14:paraId="530B18AC" w14:textId="55E92A0F" w:rsidR="00660E27" w:rsidRPr="002524FB" w:rsidRDefault="00660E27" w:rsidP="00CE0EB0">
      <w:pPr>
        <w:spacing w:after="0" w:line="240" w:lineRule="auto"/>
        <w:contextualSpacing/>
      </w:pPr>
    </w:p>
    <w:p w14:paraId="6F60C412" w14:textId="7B44D6F7" w:rsidR="00954A42" w:rsidRPr="002524FB" w:rsidRDefault="00954A42" w:rsidP="00CE0EB0">
      <w:pPr>
        <w:pStyle w:val="Heading1"/>
        <w:spacing w:before="0" w:line="240" w:lineRule="auto"/>
        <w:contextualSpacing/>
        <w:rPr>
          <w:sz w:val="32"/>
          <w:szCs w:val="32"/>
        </w:rPr>
      </w:pPr>
      <w:bookmarkStart w:id="24" w:name="_Toc220601639"/>
      <w:r w:rsidRPr="002524FB">
        <w:rPr>
          <w:sz w:val="32"/>
          <w:szCs w:val="32"/>
        </w:rPr>
        <w:t>Multi-Day Forecast Pricing</w:t>
      </w:r>
      <w:bookmarkEnd w:id="24"/>
    </w:p>
    <w:p w14:paraId="3756EF0F" w14:textId="66FC7D57" w:rsidR="00954A42" w:rsidRPr="002524FB" w:rsidRDefault="007116C9" w:rsidP="00CE0EB0">
      <w:pPr>
        <w:spacing w:line="240" w:lineRule="auto"/>
        <w:contextualSpacing/>
        <w:rPr>
          <w:rFonts w:cstheme="minorHAnsi"/>
        </w:rPr>
      </w:pPr>
      <w:r w:rsidRPr="002524FB">
        <w:rPr>
          <w:rFonts w:cstheme="minorHAnsi"/>
        </w:rPr>
        <w:t xml:space="preserve">LMP and MCP </w:t>
      </w:r>
      <w:r w:rsidR="00954A42" w:rsidRPr="002524FB">
        <w:rPr>
          <w:rFonts w:cstheme="minorHAnsi"/>
        </w:rPr>
        <w:t>Forecasted pricing produced by Multi-Day Forecast Studies</w:t>
      </w:r>
      <w:r w:rsidR="007218E9" w:rsidRPr="002524FB">
        <w:rPr>
          <w:rFonts w:cstheme="minorHAnsi"/>
        </w:rPr>
        <w:t xml:space="preserve">. </w:t>
      </w:r>
      <w:r w:rsidR="007218E9" w:rsidRPr="002524FB">
        <w:rPr>
          <w:rFonts w:ascii="Calibri" w:eastAsia="Times New Roman" w:hAnsi="Calibri" w:cs="Times New Roman"/>
          <w:color w:val="000000"/>
        </w:rPr>
        <w:t>Include Balancing Authority Area designation</w:t>
      </w:r>
      <w:r w:rsidR="00942236" w:rsidRPr="002524FB">
        <w:rPr>
          <w:rFonts w:ascii="Calibri" w:eastAsia="Times New Roman" w:hAnsi="Calibri" w:cs="Times New Roman"/>
          <w:color w:val="000000"/>
        </w:rPr>
        <w:t xml:space="preserve"> with Public Data release 1.35</w:t>
      </w:r>
      <w:r w:rsidR="007218E9" w:rsidRPr="002524FB">
        <w:rPr>
          <w:rFonts w:ascii="Calibri" w:eastAsia="Times New Roman" w:hAnsi="Calibri" w:cs="Times New Roman"/>
          <w:color w:val="000000"/>
        </w:rPr>
        <w:t>.</w:t>
      </w:r>
    </w:p>
    <w:p w14:paraId="31BE41FD" w14:textId="5FB16CFE" w:rsidR="00954A42" w:rsidRPr="002524FB" w:rsidRDefault="00954A42" w:rsidP="00CE0EB0">
      <w:pPr>
        <w:pStyle w:val="Heading2"/>
        <w:spacing w:line="240" w:lineRule="auto"/>
        <w:contextualSpacing/>
      </w:pPr>
      <w:bookmarkStart w:id="25" w:name="_Toc220601640"/>
      <w:r w:rsidRPr="002524FB">
        <w:t>(MDFC) LMP by Settlement Location</w:t>
      </w:r>
      <w:bookmarkEnd w:id="25"/>
      <w:r w:rsidRPr="002524FB">
        <w:t xml:space="preserve"> </w:t>
      </w:r>
    </w:p>
    <w:p w14:paraId="5C9D8900" w14:textId="6834DBAC" w:rsidR="00954A42" w:rsidRPr="002524FB" w:rsidRDefault="007116C9" w:rsidP="00CE0EB0">
      <w:pPr>
        <w:spacing w:after="0" w:line="240" w:lineRule="auto"/>
        <w:contextualSpacing/>
      </w:pPr>
      <w:r w:rsidRPr="002524FB">
        <w:t xml:space="preserve">File Name: </w:t>
      </w:r>
      <w:r w:rsidR="00954A42" w:rsidRPr="002524FB">
        <w:t>MDFC</w:t>
      </w:r>
      <w:r w:rsidR="002716E3">
        <w:t>-</w:t>
      </w:r>
      <w:r w:rsidR="00954A42" w:rsidRPr="002524FB">
        <w:t>LMP</w:t>
      </w:r>
      <w:r w:rsidR="002716E3">
        <w:t>-</w:t>
      </w:r>
      <w:r w:rsidR="00954A42" w:rsidRPr="002524FB">
        <w:t>SL</w:t>
      </w:r>
      <w:r w:rsidR="002716E3">
        <w:t>-</w:t>
      </w:r>
      <w:r w:rsidR="00954A42" w:rsidRPr="002524FB">
        <w:t>&lt;YEAR&gt;&lt;MONTH&gt;&lt;DAY&gt;.csv</w:t>
      </w:r>
    </w:p>
    <w:p w14:paraId="75D6D3A2" w14:textId="31B7A0AB" w:rsidR="00954A42" w:rsidRPr="002524FB" w:rsidRDefault="00954A42" w:rsidP="00CE0EB0">
      <w:pPr>
        <w:spacing w:after="0" w:line="240" w:lineRule="auto"/>
        <w:contextualSpacing/>
      </w:pPr>
      <w:r w:rsidRPr="002524FB">
        <w:t>Frequency</w:t>
      </w:r>
      <w:r w:rsidR="007116C9" w:rsidRPr="002524FB">
        <w:t xml:space="preserve">: </w:t>
      </w:r>
      <w:r w:rsidRPr="002524FB">
        <w:t>Daily</w:t>
      </w:r>
    </w:p>
    <w:p w14:paraId="1966F825" w14:textId="6D33F7C6" w:rsidR="007116C9" w:rsidRPr="002524FB" w:rsidRDefault="007116C9" w:rsidP="00CE0EB0">
      <w:pPr>
        <w:pStyle w:val="Heading2"/>
        <w:spacing w:line="240" w:lineRule="auto"/>
        <w:contextualSpacing/>
      </w:pPr>
      <w:bookmarkStart w:id="26" w:name="_Toc220601641"/>
      <w:r w:rsidRPr="002524FB">
        <w:t>(MDFC) MCP</w:t>
      </w:r>
      <w:bookmarkEnd w:id="26"/>
    </w:p>
    <w:p w14:paraId="32BF1F04" w14:textId="27D4FDCF" w:rsidR="007116C9" w:rsidRPr="002524FB" w:rsidRDefault="007116C9" w:rsidP="00CE0EB0">
      <w:pPr>
        <w:spacing w:after="0" w:line="240" w:lineRule="auto"/>
        <w:contextualSpacing/>
      </w:pPr>
      <w:r w:rsidRPr="002524FB">
        <w:t>File Name: MDFC</w:t>
      </w:r>
      <w:r w:rsidR="002716E3">
        <w:t>-</w:t>
      </w:r>
      <w:r w:rsidRPr="002524FB">
        <w:t>MCP</w:t>
      </w:r>
      <w:r w:rsidR="002716E3">
        <w:t>-</w:t>
      </w:r>
      <w:r w:rsidRPr="002524FB">
        <w:t>&lt;YEAR&gt;&lt;MONTH&gt;&lt;DAY&gt;.csv</w:t>
      </w:r>
    </w:p>
    <w:p w14:paraId="3D2F0255" w14:textId="7536F449" w:rsidR="007116C9" w:rsidRPr="002524FB" w:rsidRDefault="007116C9" w:rsidP="00CE0EB0">
      <w:pPr>
        <w:spacing w:after="0" w:line="240" w:lineRule="auto"/>
        <w:contextualSpacing/>
      </w:pPr>
      <w:r w:rsidRPr="002524FB">
        <w:t>Frequency: Daily</w:t>
      </w:r>
    </w:p>
    <w:p w14:paraId="6929A3CE" w14:textId="77777777" w:rsidR="00DA46C8" w:rsidRPr="002524FB" w:rsidRDefault="00DA46C8" w:rsidP="00CE0EB0">
      <w:pPr>
        <w:pStyle w:val="Heading1"/>
        <w:spacing w:before="0" w:line="240" w:lineRule="auto"/>
        <w:contextualSpacing/>
        <w:rPr>
          <w:sz w:val="32"/>
          <w:szCs w:val="32"/>
        </w:rPr>
      </w:pPr>
    </w:p>
    <w:p w14:paraId="724D88F8" w14:textId="0D8602E4" w:rsidR="00BA3B0E" w:rsidRPr="002524FB" w:rsidRDefault="00BA3B0E" w:rsidP="00CE0EB0">
      <w:pPr>
        <w:pStyle w:val="Heading1"/>
        <w:spacing w:before="0" w:line="240" w:lineRule="auto"/>
        <w:contextualSpacing/>
        <w:rPr>
          <w:sz w:val="32"/>
          <w:szCs w:val="32"/>
        </w:rPr>
      </w:pPr>
      <w:bookmarkStart w:id="27" w:name="_Toc220601642"/>
      <w:r w:rsidRPr="002524FB">
        <w:rPr>
          <w:sz w:val="32"/>
          <w:szCs w:val="32"/>
        </w:rPr>
        <w:t>Real-Time Balancing Market (RTBM)</w:t>
      </w:r>
      <w:bookmarkEnd w:id="27"/>
    </w:p>
    <w:p w14:paraId="238C9419" w14:textId="77777777" w:rsidR="00BA3B0E" w:rsidRPr="002524FB" w:rsidRDefault="00BA3B0E" w:rsidP="00CE0EB0">
      <w:pPr>
        <w:spacing w:after="0" w:line="240" w:lineRule="auto"/>
        <w:contextualSpacing/>
      </w:pPr>
      <w:r w:rsidRPr="002524FB">
        <w:t>All RTBM files will be in the CSV format. The delimiter will be a comma; column headers will be included in the file.</w:t>
      </w:r>
    </w:p>
    <w:p w14:paraId="631A3C40" w14:textId="7B3BDADA" w:rsidR="00BA3B0E" w:rsidRPr="002524FB" w:rsidRDefault="00BA3B0E" w:rsidP="00CE0EB0">
      <w:pPr>
        <w:pStyle w:val="Heading2"/>
        <w:spacing w:line="240" w:lineRule="auto"/>
        <w:contextualSpacing/>
      </w:pPr>
      <w:bookmarkStart w:id="28" w:name="_Toc220601643"/>
      <w:r w:rsidRPr="002524FB">
        <w:t>Binding Constraints</w:t>
      </w:r>
      <w:r w:rsidR="00BE4D48" w:rsidRPr="002524FB">
        <w:t xml:space="preserve"> (absorbing Effective Limits file)</w:t>
      </w:r>
      <w:bookmarkEnd w:id="28"/>
    </w:p>
    <w:p w14:paraId="43714DD4" w14:textId="47698A74" w:rsidR="00BE4D48" w:rsidRPr="002524FB" w:rsidRDefault="00BA3B0E" w:rsidP="00BE4D48">
      <w:pPr>
        <w:spacing w:after="0" w:line="240" w:lineRule="auto"/>
        <w:contextualSpacing/>
        <w:rPr>
          <w:lang w:val="en"/>
        </w:rPr>
      </w:pPr>
      <w:r w:rsidRPr="002524FB">
        <w:t>Description: Constraints as calculated by the Real-Time Balancing Market distinguishing M2M FGs from all other FGs.</w:t>
      </w:r>
      <w:r w:rsidR="00BE4D48" w:rsidRPr="002524FB">
        <w:t xml:space="preserve"> Now also provides </w:t>
      </w:r>
      <w:r w:rsidR="00BE4D48" w:rsidRPr="002524FB">
        <w:rPr>
          <w:lang w:val="en"/>
        </w:rPr>
        <w:t>effective limit information associated with binding constraints, Source Limit, Real Time Effective Limit and Initial Effective Limit, implemented per RR414.</w:t>
      </w:r>
      <w:r w:rsidR="00BE4D48" w:rsidRPr="002524FB">
        <w:rPr>
          <w:rFonts w:ascii="Calibri" w:eastAsia="Times New Roman" w:hAnsi="Calibri" w:cs="Times New Roman"/>
        </w:rPr>
        <w:t xml:space="preserve"> Includes Interconnect designation</w:t>
      </w:r>
      <w:r w:rsidR="00942236" w:rsidRPr="002524FB">
        <w:rPr>
          <w:rFonts w:ascii="Calibri" w:eastAsia="Times New Roman" w:hAnsi="Calibri" w:cs="Times New Roman"/>
          <w:color w:val="000000"/>
        </w:rPr>
        <w:t xml:space="preserve"> with Public Data release 1.35</w:t>
      </w:r>
      <w:r w:rsidR="00BE4D48" w:rsidRPr="002524FB">
        <w:rPr>
          <w:rFonts w:ascii="Calibri" w:eastAsia="Times New Roman" w:hAnsi="Calibri" w:cs="Times New Roman"/>
        </w:rPr>
        <w:t>.</w:t>
      </w:r>
    </w:p>
    <w:p w14:paraId="66D4D3CD" w14:textId="77777777" w:rsidR="00BA3B0E" w:rsidRPr="002524FB" w:rsidRDefault="00BA3B0E" w:rsidP="00CE0EB0">
      <w:pPr>
        <w:spacing w:after="0" w:line="240" w:lineRule="auto"/>
        <w:contextualSpacing/>
      </w:pPr>
    </w:p>
    <w:p w14:paraId="0DCE5DF4" w14:textId="083DC15A" w:rsidR="00BA3B0E" w:rsidRDefault="00BA3B0E" w:rsidP="00CE0EB0">
      <w:pPr>
        <w:spacing w:after="0" w:line="240" w:lineRule="auto"/>
        <w:contextualSpacing/>
      </w:pPr>
      <w:r w:rsidRPr="002524FB">
        <w:t>Frequency: Every five minutes,</w:t>
      </w:r>
      <w:r w:rsidR="007218E9" w:rsidRPr="002524FB">
        <w:t xml:space="preserve"> Daily,</w:t>
      </w:r>
      <w:r w:rsidRPr="002524FB">
        <w:t xml:space="preserve"> Monthly and Yearly</w:t>
      </w:r>
      <w:r w:rsidRPr="002524FB">
        <w:br/>
        <w:t>Latest Interval File Name: RTBM-BC-latestInterval.csv</w:t>
      </w:r>
    </w:p>
    <w:p w14:paraId="46AB529D" w14:textId="0D47F567" w:rsidR="002716E3" w:rsidRDefault="002716E3" w:rsidP="00CE0EB0">
      <w:pPr>
        <w:spacing w:after="0" w:line="240" w:lineRule="auto"/>
        <w:contextualSpacing/>
      </w:pPr>
      <w:r w:rsidRPr="002716E3">
        <w:t>Interval file: RTBM-BC-&lt;YEAR&gt;&lt;MONTH&gt;&lt;DAY&gt;&lt;HOUR&gt;&lt;MINUTE&gt;.csv</w:t>
      </w:r>
    </w:p>
    <w:p w14:paraId="2F01AA6C" w14:textId="3CD6AF93" w:rsidR="002716E3" w:rsidRPr="002524FB" w:rsidRDefault="002716E3" w:rsidP="00CE0EB0">
      <w:pPr>
        <w:spacing w:after="0" w:line="240" w:lineRule="auto"/>
        <w:contextualSpacing/>
      </w:pPr>
      <w:r w:rsidRPr="002716E3">
        <w:t>Daily file: RTBM-BC-&lt;YEAR&gt;&lt;MONTH&gt;&lt;DAY&gt;.csv</w:t>
      </w:r>
    </w:p>
    <w:p w14:paraId="5D58B355" w14:textId="698E717C" w:rsidR="002716E3" w:rsidRPr="002524FB" w:rsidRDefault="00BA3B0E" w:rsidP="00CE0EB0">
      <w:pPr>
        <w:spacing w:after="0" w:line="240" w:lineRule="auto"/>
        <w:contextualSpacing/>
      </w:pPr>
      <w:r w:rsidRPr="002524FB">
        <w:t>DST File Name: RTBM-BC-&lt;YEAR&gt;&lt;MONTH&gt;&lt;DAY&gt;&lt;HOUR&gt;&lt;MINUTE&gt;d.csv</w:t>
      </w:r>
    </w:p>
    <w:p w14:paraId="01B00D52" w14:textId="77777777" w:rsidR="00BA3B0E" w:rsidRPr="002524FB" w:rsidRDefault="00BA3B0E" w:rsidP="00CE0EB0">
      <w:pPr>
        <w:spacing w:after="0" w:line="240" w:lineRule="auto"/>
        <w:contextualSpacing/>
      </w:pPr>
      <w:r w:rsidRPr="002524FB">
        <w:lastRenderedPageBreak/>
        <w:t>File Name Monthly: RTBM-BC-MONTHLY-&lt;YEAR&gt;&lt;MONTH&gt;.csv</w:t>
      </w:r>
    </w:p>
    <w:p w14:paraId="59FBAC73" w14:textId="77777777" w:rsidR="00BA3B0E" w:rsidRPr="002524FB" w:rsidRDefault="00BA3B0E" w:rsidP="00CE0EB0">
      <w:pPr>
        <w:spacing w:after="0" w:line="240" w:lineRule="auto"/>
        <w:contextualSpacing/>
      </w:pPr>
      <w:r w:rsidRPr="002524FB">
        <w:t xml:space="preserve">File Name Yearly: RTBM-BC-YEARLY-&lt;YEAR&gt;.zip   </w:t>
      </w:r>
    </w:p>
    <w:p w14:paraId="11230193" w14:textId="25BF481A" w:rsidR="00AB50F5" w:rsidRPr="002524FB" w:rsidRDefault="00BA3B0E" w:rsidP="00CE0EB0">
      <w:pPr>
        <w:spacing w:after="0" w:line="240" w:lineRule="auto"/>
        <w:contextualSpacing/>
      </w:pPr>
      <w:r w:rsidRPr="002524FB">
        <w:t>*** Monthly and Yearly file will be zipped ***</w:t>
      </w:r>
    </w:p>
    <w:p w14:paraId="5561B45E" w14:textId="4FA4DD41" w:rsidR="00DA46C8" w:rsidRPr="002524FB" w:rsidRDefault="00DA46C8" w:rsidP="00CE0EB0">
      <w:pPr>
        <w:pStyle w:val="Heading2"/>
        <w:spacing w:line="240" w:lineRule="auto"/>
        <w:contextualSpacing/>
      </w:pPr>
      <w:bookmarkStart w:id="29" w:name="_Toc220601645"/>
      <w:r w:rsidRPr="002524FB">
        <w:t>Estimated Prices</w:t>
      </w:r>
      <w:bookmarkEnd w:id="29"/>
    </w:p>
    <w:p w14:paraId="20515AA9" w14:textId="682F89EA" w:rsidR="00DA46C8" w:rsidRPr="002524FB" w:rsidRDefault="00DA46C8" w:rsidP="00CE0EB0">
      <w:pPr>
        <w:spacing w:after="0" w:line="240" w:lineRule="auto"/>
        <w:contextualSpacing/>
      </w:pPr>
      <w:r w:rsidRPr="002524FB">
        <w:t>Description: Provides each interval in which estimated pricing was applied during the given month.</w:t>
      </w:r>
      <w:r w:rsidR="00BE4D48" w:rsidRPr="002524FB">
        <w:rPr>
          <w:rFonts w:ascii="Calibri" w:eastAsia="Times New Roman" w:hAnsi="Calibri" w:cs="Times New Roman"/>
          <w:color w:val="000000"/>
        </w:rPr>
        <w:t xml:space="preserve"> Includes Balancing Authority Area designation</w:t>
      </w:r>
      <w:r w:rsidR="00A07075" w:rsidRPr="002524FB">
        <w:rPr>
          <w:rFonts w:ascii="Calibri" w:eastAsia="Times New Roman" w:hAnsi="Calibri" w:cs="Times New Roman"/>
          <w:color w:val="000000"/>
        </w:rPr>
        <w:t xml:space="preserve"> with Public Data release 1.35</w:t>
      </w:r>
      <w:r w:rsidR="00BE4D48" w:rsidRPr="002524FB">
        <w:rPr>
          <w:rFonts w:ascii="Calibri" w:eastAsia="Times New Roman" w:hAnsi="Calibri" w:cs="Times New Roman"/>
          <w:color w:val="000000"/>
        </w:rPr>
        <w:t>.</w:t>
      </w:r>
    </w:p>
    <w:p w14:paraId="6C0FB712" w14:textId="7BD9ABFC" w:rsidR="00DA46C8" w:rsidRPr="002524FB" w:rsidRDefault="00DA46C8" w:rsidP="00CE0EB0">
      <w:pPr>
        <w:spacing w:after="0" w:line="240" w:lineRule="auto"/>
        <w:contextualSpacing/>
      </w:pPr>
      <w:r w:rsidRPr="002524FB">
        <w:t>File Name: ESTIMATED_PRICES_&lt;YEAR&gt;&lt;MONTH&gt;.csv</w:t>
      </w:r>
    </w:p>
    <w:p w14:paraId="34BAC397" w14:textId="4010D943" w:rsidR="00BA3B0E" w:rsidRPr="002524FB" w:rsidRDefault="00DA46C8" w:rsidP="00CE0EB0">
      <w:pPr>
        <w:spacing w:after="0" w:line="240" w:lineRule="auto"/>
        <w:contextualSpacing/>
      </w:pPr>
      <w:r w:rsidRPr="002524FB">
        <w:t>Frequency: Monthly</w:t>
      </w:r>
    </w:p>
    <w:p w14:paraId="5D6498AE" w14:textId="77777777" w:rsidR="00DA46C8" w:rsidRPr="002524FB" w:rsidRDefault="00DA46C8" w:rsidP="00CE0EB0">
      <w:pPr>
        <w:spacing w:after="0" w:line="240" w:lineRule="auto"/>
        <w:contextualSpacing/>
      </w:pPr>
    </w:p>
    <w:p w14:paraId="7BEE58A9" w14:textId="77777777" w:rsidR="00BA3B0E" w:rsidRPr="002524FB" w:rsidRDefault="00BA3B0E" w:rsidP="00CE0EB0">
      <w:pPr>
        <w:pStyle w:val="Heading2"/>
        <w:spacing w:line="240" w:lineRule="auto"/>
        <w:contextualSpacing/>
      </w:pPr>
      <w:bookmarkStart w:id="30" w:name="_Toc220601646"/>
      <w:r w:rsidRPr="002524FB">
        <w:t>Fuel On Margin</w:t>
      </w:r>
      <w:bookmarkEnd w:id="30"/>
    </w:p>
    <w:p w14:paraId="01CC3F50" w14:textId="02307B78" w:rsidR="00BA3B0E" w:rsidRPr="002524FB" w:rsidRDefault="00BA3B0E" w:rsidP="00CE0EB0">
      <w:pPr>
        <w:spacing w:after="0" w:line="240" w:lineRule="auto"/>
        <w:contextualSpacing/>
      </w:pPr>
      <w:r w:rsidRPr="002524FB">
        <w:t>Description:</w:t>
      </w:r>
      <w:ins w:id="31" w:author="Amit Patil" w:date="2026-01-30T17:02:00Z" w16du:dateUtc="2026-01-30T23:02:00Z">
        <w:r w:rsidR="009365BC">
          <w:t xml:space="preserve"> </w:t>
        </w:r>
      </w:ins>
      <w:del w:id="32" w:author="Amit Patil" w:date="2026-01-30T17:02:00Z" w16du:dateUtc="2026-01-30T23:02:00Z">
        <w:r w:rsidRPr="002524FB" w:rsidDel="009365BC">
          <w:delText xml:space="preserve">  </w:delText>
        </w:r>
      </w:del>
      <w:r w:rsidRPr="002524FB">
        <w:t>R</w:t>
      </w:r>
      <w:r w:rsidRPr="002524FB">
        <w:rPr>
          <w:rFonts w:cs="Segoe UI"/>
        </w:rPr>
        <w:t>eport on each fuel type that was marginal, created at end of each day for previous day</w:t>
      </w:r>
      <w:r w:rsidRPr="002524FB">
        <w:t xml:space="preserve">. </w:t>
      </w:r>
      <w:r w:rsidR="00BE4D48" w:rsidRPr="002524FB">
        <w:rPr>
          <w:rFonts w:ascii="Calibri" w:eastAsia="Times New Roman" w:hAnsi="Calibri" w:cs="Times New Roman"/>
          <w:color w:val="000000"/>
        </w:rPr>
        <w:t>Includes Balancing Authority Area designation</w:t>
      </w:r>
      <w:r w:rsidR="00A07075" w:rsidRPr="002524FB">
        <w:rPr>
          <w:rFonts w:ascii="Calibri" w:eastAsia="Times New Roman" w:hAnsi="Calibri" w:cs="Times New Roman"/>
          <w:color w:val="000000"/>
        </w:rPr>
        <w:t xml:space="preserve"> with Public Data release 1.35</w:t>
      </w:r>
      <w:r w:rsidR="00BE4D48" w:rsidRPr="002524FB">
        <w:rPr>
          <w:rFonts w:ascii="Calibri" w:eastAsia="Times New Roman" w:hAnsi="Calibri" w:cs="Times New Roman"/>
          <w:color w:val="000000"/>
        </w:rPr>
        <w:t>.</w:t>
      </w:r>
    </w:p>
    <w:p w14:paraId="13A5938B" w14:textId="77777777" w:rsidR="00BA3B0E" w:rsidRPr="002524FB" w:rsidRDefault="00BA3B0E" w:rsidP="00CE0EB0">
      <w:pPr>
        <w:spacing w:after="0" w:line="240" w:lineRule="auto"/>
        <w:contextualSpacing/>
      </w:pPr>
      <w:r w:rsidRPr="002524FB">
        <w:t>File Name: FUEL-ON-MARGIN-&lt;YEAR&gt;&lt;MONTH&gt;&lt;DAY&gt;&lt;HOUR&gt;&lt;MINUTE&gt;.csv</w:t>
      </w:r>
    </w:p>
    <w:p w14:paraId="5219E6CE" w14:textId="31F023F8" w:rsidR="00BA3B0E" w:rsidRPr="002524FB" w:rsidRDefault="00BA3B0E" w:rsidP="00CE0EB0">
      <w:pPr>
        <w:spacing w:after="0" w:line="240" w:lineRule="auto"/>
        <w:contextualSpacing/>
      </w:pPr>
      <w:r w:rsidRPr="002524FB">
        <w:t>Frequency: Daily</w:t>
      </w:r>
    </w:p>
    <w:p w14:paraId="64A0B72F" w14:textId="77777777" w:rsidR="00D11382" w:rsidRPr="002524FB" w:rsidRDefault="00D11382" w:rsidP="00CE0EB0">
      <w:pPr>
        <w:spacing w:after="0" w:line="240" w:lineRule="auto"/>
        <w:contextualSpacing/>
      </w:pPr>
    </w:p>
    <w:p w14:paraId="147AE74A" w14:textId="77777777" w:rsidR="00DA46C8" w:rsidRPr="002524FB" w:rsidRDefault="00DA46C8" w:rsidP="00CE0EB0">
      <w:pPr>
        <w:pStyle w:val="Heading2"/>
        <w:spacing w:line="240" w:lineRule="auto"/>
        <w:contextualSpacing/>
      </w:pPr>
      <w:bookmarkStart w:id="33" w:name="_Toc220601647"/>
      <w:r w:rsidRPr="002524FB">
        <w:t>LMP by Bus</w:t>
      </w:r>
      <w:bookmarkEnd w:id="33"/>
    </w:p>
    <w:p w14:paraId="4A07C88A" w14:textId="3B124281" w:rsidR="00DA46C8" w:rsidRPr="002524FB" w:rsidRDefault="00DA46C8" w:rsidP="00CE0EB0">
      <w:pPr>
        <w:spacing w:after="0" w:line="240" w:lineRule="auto"/>
        <w:contextualSpacing/>
      </w:pPr>
      <w:r w:rsidRPr="002524FB">
        <w:t xml:space="preserve">Description: </w:t>
      </w:r>
      <w:r w:rsidRPr="002524FB">
        <w:rPr>
          <w:rFonts w:ascii="Calibri" w:eastAsia="Times New Roman" w:hAnsi="Calibri" w:cs="Times New Roman"/>
          <w:color w:val="000000"/>
        </w:rPr>
        <w:t>LMP by Bus data (MEC, MCC, MLC components) as calculated by RTBM, organized by bus.</w:t>
      </w:r>
      <w:r w:rsidR="00BE4D48" w:rsidRPr="002524FB">
        <w:rPr>
          <w:rFonts w:ascii="Calibri" w:eastAsia="Times New Roman" w:hAnsi="Calibri" w:cs="Times New Roman"/>
          <w:color w:val="000000"/>
        </w:rPr>
        <w:t xml:space="preserve"> Includes Balancing Authority Area designation</w:t>
      </w:r>
      <w:r w:rsidR="00A07075" w:rsidRPr="002524FB">
        <w:rPr>
          <w:rFonts w:ascii="Calibri" w:eastAsia="Times New Roman" w:hAnsi="Calibri" w:cs="Times New Roman"/>
          <w:color w:val="000000"/>
        </w:rPr>
        <w:t xml:space="preserve"> with Public Data release 1.35</w:t>
      </w:r>
      <w:r w:rsidR="00BE4D48" w:rsidRPr="002524FB">
        <w:rPr>
          <w:rFonts w:ascii="Calibri" w:eastAsia="Times New Roman" w:hAnsi="Calibri" w:cs="Times New Roman"/>
          <w:color w:val="000000"/>
        </w:rPr>
        <w:t>.</w:t>
      </w:r>
      <w:r w:rsidRPr="002524FB">
        <w:br/>
        <w:t xml:space="preserve">File Names: </w:t>
      </w:r>
    </w:p>
    <w:p w14:paraId="27A53AFD" w14:textId="34F8995C" w:rsidR="00DA46C8" w:rsidRDefault="002716E3" w:rsidP="00CE0EB0">
      <w:pPr>
        <w:pStyle w:val="ListParagraph"/>
        <w:numPr>
          <w:ilvl w:val="0"/>
          <w:numId w:val="8"/>
        </w:numPr>
        <w:spacing w:after="0" w:line="240" w:lineRule="auto"/>
      </w:pPr>
      <w:r>
        <w:t xml:space="preserve">Latest Interval: </w:t>
      </w:r>
      <w:r w:rsidR="00DA46C8" w:rsidRPr="002524FB">
        <w:t>RTBM-LMP-B</w:t>
      </w:r>
      <w:r>
        <w:t>-latestInterval.</w:t>
      </w:r>
      <w:r w:rsidR="00DA46C8" w:rsidRPr="002524FB">
        <w:t>csv</w:t>
      </w:r>
    </w:p>
    <w:p w14:paraId="5756FF1F" w14:textId="6A05101E" w:rsidR="002716E3" w:rsidRDefault="002716E3" w:rsidP="00CE0EB0">
      <w:pPr>
        <w:pStyle w:val="ListParagraph"/>
        <w:numPr>
          <w:ilvl w:val="0"/>
          <w:numId w:val="8"/>
        </w:numPr>
        <w:spacing w:after="0" w:line="240" w:lineRule="auto"/>
      </w:pPr>
      <w:r>
        <w:t>Interval: RTBM-LMP-B-YYYYMMDDHH</w:t>
      </w:r>
      <w:r w:rsidR="00444703">
        <w:t>24</w:t>
      </w:r>
      <w:r>
        <w:t>MM.csv</w:t>
      </w:r>
    </w:p>
    <w:p w14:paraId="1DA3D998" w14:textId="2CBC3754" w:rsidR="002716E3" w:rsidRPr="002524FB" w:rsidRDefault="002716E3" w:rsidP="002716E3">
      <w:pPr>
        <w:pStyle w:val="ListParagraph"/>
        <w:numPr>
          <w:ilvl w:val="0"/>
          <w:numId w:val="8"/>
        </w:numPr>
        <w:spacing w:after="0" w:line="240" w:lineRule="auto"/>
      </w:pPr>
      <w:r>
        <w:t xml:space="preserve">Daily: </w:t>
      </w:r>
      <w:r w:rsidRPr="002524FB">
        <w:t>RTBM-LMP-DAILY-B</w:t>
      </w:r>
      <w:r>
        <w:t>US-YYYYMMDD</w:t>
      </w:r>
      <w:r w:rsidRPr="002524FB">
        <w:t>.csv</w:t>
      </w:r>
    </w:p>
    <w:p w14:paraId="165E6926" w14:textId="0C587707" w:rsidR="002716E3" w:rsidRPr="002524FB" w:rsidRDefault="002716E3" w:rsidP="00CE0EB0">
      <w:pPr>
        <w:pStyle w:val="ListParagraph"/>
        <w:numPr>
          <w:ilvl w:val="0"/>
          <w:numId w:val="8"/>
        </w:numPr>
        <w:spacing w:after="0" w:line="240" w:lineRule="auto"/>
      </w:pPr>
      <w:r>
        <w:t>Monthly: RTBM-LMP-MONTHLY-BUS-YYYYMMDD.csv</w:t>
      </w:r>
    </w:p>
    <w:p w14:paraId="6527DA4E" w14:textId="62567910" w:rsidR="00DA46C8" w:rsidRPr="002524FB" w:rsidRDefault="002716E3" w:rsidP="00CE0EB0">
      <w:pPr>
        <w:pStyle w:val="ListParagraph"/>
        <w:numPr>
          <w:ilvl w:val="0"/>
          <w:numId w:val="8"/>
        </w:numPr>
        <w:spacing w:after="0" w:line="240" w:lineRule="auto"/>
      </w:pPr>
      <w:r>
        <w:t xml:space="preserve">Yearly: </w:t>
      </w:r>
      <w:r w:rsidR="00444703">
        <w:t>YYYY-</w:t>
      </w:r>
      <w:r w:rsidR="00DA46C8" w:rsidRPr="002524FB">
        <w:t>RTBM-LMP-B</w:t>
      </w:r>
      <w:r>
        <w:t>US-</w:t>
      </w:r>
      <w:r w:rsidR="00444703">
        <w:t>ANNUAL-ROLLUP</w:t>
      </w:r>
      <w:r w:rsidR="00DA46C8" w:rsidRPr="002524FB">
        <w:t>.csv</w:t>
      </w:r>
    </w:p>
    <w:p w14:paraId="1679533A" w14:textId="77777777" w:rsidR="00DA46C8" w:rsidRDefault="00DA46C8" w:rsidP="00CE0EB0">
      <w:pPr>
        <w:spacing w:after="0" w:line="240" w:lineRule="auto"/>
        <w:contextualSpacing/>
        <w:rPr>
          <w:rFonts w:ascii="Calibri" w:eastAsia="Times New Roman" w:hAnsi="Calibri" w:cs="Times New Roman"/>
          <w:i/>
          <w:color w:val="000000"/>
        </w:rPr>
      </w:pPr>
      <w:r w:rsidRPr="002524FB">
        <w:t xml:space="preserve">Frequency: </w:t>
      </w:r>
      <w:r w:rsidRPr="002524FB">
        <w:rPr>
          <w:i/>
        </w:rPr>
        <w:t>Monthly</w:t>
      </w:r>
      <w:r w:rsidRPr="002524FB">
        <w:t xml:space="preserve">, </w:t>
      </w:r>
      <w:r w:rsidRPr="002524FB">
        <w:rPr>
          <w:i/>
        </w:rPr>
        <w:t>Daily</w:t>
      </w:r>
      <w:r w:rsidRPr="002524FB">
        <w:t xml:space="preserve">, </w:t>
      </w:r>
      <w:r w:rsidRPr="002524FB">
        <w:rPr>
          <w:rFonts w:ascii="Calibri" w:eastAsia="Times New Roman" w:hAnsi="Calibri" w:cs="Times New Roman"/>
          <w:i/>
          <w:color w:val="000000"/>
        </w:rPr>
        <w:t xml:space="preserve">5-minute interval, Annual </w:t>
      </w:r>
    </w:p>
    <w:p w14:paraId="355E85B6" w14:textId="2ECE1B42" w:rsidR="002716E3" w:rsidRPr="002524FB" w:rsidRDefault="002716E3" w:rsidP="00CE0EB0">
      <w:pPr>
        <w:spacing w:after="0" w:line="240" w:lineRule="auto"/>
        <w:contextualSpacing/>
        <w:rPr>
          <w:rFonts w:ascii="Calibri" w:eastAsia="Times New Roman" w:hAnsi="Calibri" w:cs="Times New Roman"/>
          <w:i/>
          <w:color w:val="000000"/>
        </w:rPr>
      </w:pPr>
      <w:r>
        <w:rPr>
          <w:rFonts w:ascii="Calibri" w:eastAsia="Times New Roman" w:hAnsi="Calibri" w:cs="Times New Roman"/>
          <w:i/>
          <w:color w:val="000000"/>
        </w:rPr>
        <w:t>**Yearly File will be zipped**</w:t>
      </w:r>
    </w:p>
    <w:p w14:paraId="791EC294" w14:textId="77777777" w:rsidR="00D11382" w:rsidRPr="002524FB" w:rsidRDefault="00D11382" w:rsidP="00CE0EB0">
      <w:pPr>
        <w:spacing w:after="0" w:line="240" w:lineRule="auto"/>
        <w:contextualSpacing/>
      </w:pPr>
    </w:p>
    <w:p w14:paraId="29DD6598" w14:textId="774ACABB" w:rsidR="00BA3B0E" w:rsidRPr="002524FB" w:rsidRDefault="00BA3B0E" w:rsidP="00CE0EB0">
      <w:pPr>
        <w:pStyle w:val="Heading2"/>
        <w:spacing w:before="0" w:line="240" w:lineRule="auto"/>
        <w:contextualSpacing/>
      </w:pPr>
      <w:bookmarkStart w:id="34" w:name="_Toc220601648"/>
      <w:r w:rsidRPr="002524FB">
        <w:t>LMP by Location</w:t>
      </w:r>
      <w:bookmarkEnd w:id="34"/>
    </w:p>
    <w:p w14:paraId="2D8F44CC" w14:textId="4AD8CBB7" w:rsidR="00BA3B0E" w:rsidRPr="002524FB" w:rsidRDefault="00BA3B0E" w:rsidP="00CE0EB0">
      <w:pPr>
        <w:spacing w:after="0" w:line="240" w:lineRule="auto"/>
        <w:contextualSpacing/>
      </w:pPr>
      <w:r w:rsidRPr="002524FB">
        <w:t xml:space="preserve">Description: </w:t>
      </w:r>
      <w:r w:rsidRPr="002524FB">
        <w:rPr>
          <w:rFonts w:ascii="Calibri" w:eastAsia="Times New Roman" w:hAnsi="Calibri" w:cs="Times New Roman"/>
          <w:color w:val="000000"/>
        </w:rPr>
        <w:t>LMP data (MEC, MCC, MLC components) as calculated by RTBM, organized by settlement location.</w:t>
      </w:r>
      <w:r w:rsidR="00BE4D48" w:rsidRPr="002524FB">
        <w:rPr>
          <w:rFonts w:ascii="Calibri" w:eastAsia="Times New Roman" w:hAnsi="Calibri" w:cs="Times New Roman"/>
          <w:color w:val="000000"/>
        </w:rPr>
        <w:t xml:space="preserve"> Includes Balancing Authority Area designation</w:t>
      </w:r>
      <w:r w:rsidR="00A07075" w:rsidRPr="002524FB">
        <w:rPr>
          <w:rFonts w:ascii="Calibri" w:eastAsia="Times New Roman" w:hAnsi="Calibri" w:cs="Times New Roman"/>
          <w:color w:val="000000"/>
        </w:rPr>
        <w:t xml:space="preserve"> with Public Data release 1.35</w:t>
      </w:r>
      <w:r w:rsidR="00BE4D48" w:rsidRPr="002524FB">
        <w:rPr>
          <w:rFonts w:ascii="Calibri" w:eastAsia="Times New Roman" w:hAnsi="Calibri" w:cs="Times New Roman"/>
          <w:color w:val="000000"/>
        </w:rPr>
        <w:t>.</w:t>
      </w:r>
      <w:r w:rsidRPr="002524FB">
        <w:rPr>
          <w:rFonts w:ascii="Calibri" w:eastAsia="Times New Roman" w:hAnsi="Calibri" w:cs="Times New Roman"/>
          <w:color w:val="000000"/>
        </w:rPr>
        <w:br/>
      </w:r>
      <w:r w:rsidRPr="002524FB">
        <w:t xml:space="preserve">File Names: </w:t>
      </w:r>
    </w:p>
    <w:p w14:paraId="7A941882" w14:textId="4CABE36D" w:rsidR="00444703" w:rsidRDefault="00444703" w:rsidP="00444703">
      <w:pPr>
        <w:pStyle w:val="ListParagraph"/>
        <w:numPr>
          <w:ilvl w:val="0"/>
          <w:numId w:val="8"/>
        </w:numPr>
        <w:spacing w:after="0" w:line="240" w:lineRule="auto"/>
      </w:pPr>
      <w:r>
        <w:t xml:space="preserve">Latest Interval: </w:t>
      </w:r>
      <w:r w:rsidRPr="002524FB">
        <w:t>RTBM-LMP-</w:t>
      </w:r>
      <w:r>
        <w:t>SL-latestInterval.</w:t>
      </w:r>
      <w:r w:rsidRPr="002524FB">
        <w:t>csv</w:t>
      </w:r>
    </w:p>
    <w:p w14:paraId="52F567F1" w14:textId="2DD90B52" w:rsidR="00444703" w:rsidRPr="002524FB" w:rsidRDefault="00444703" w:rsidP="00444703">
      <w:pPr>
        <w:pStyle w:val="ListParagraph"/>
        <w:numPr>
          <w:ilvl w:val="0"/>
          <w:numId w:val="8"/>
        </w:numPr>
        <w:spacing w:after="0" w:line="240" w:lineRule="auto"/>
      </w:pPr>
      <w:r>
        <w:t xml:space="preserve">Interval: </w:t>
      </w:r>
      <w:r w:rsidRPr="002524FB">
        <w:t>RTBM-LMP-SL-</w:t>
      </w:r>
      <w:r>
        <w:t>YYYYMMDDHH24MM.</w:t>
      </w:r>
      <w:r w:rsidRPr="002524FB">
        <w:t>csv</w:t>
      </w:r>
    </w:p>
    <w:p w14:paraId="72A993A6" w14:textId="2FA30537" w:rsidR="00444703" w:rsidRPr="002524FB" w:rsidRDefault="00444703" w:rsidP="00444703">
      <w:pPr>
        <w:pStyle w:val="ListParagraph"/>
        <w:numPr>
          <w:ilvl w:val="0"/>
          <w:numId w:val="8"/>
        </w:numPr>
        <w:spacing w:after="0" w:line="240" w:lineRule="auto"/>
      </w:pPr>
      <w:r>
        <w:t xml:space="preserve">Daily: </w:t>
      </w:r>
      <w:r w:rsidRPr="002524FB">
        <w:t>RTBM-LMP-DAILY-SL-</w:t>
      </w:r>
      <w:r>
        <w:t>YYYYMMDD</w:t>
      </w:r>
      <w:r w:rsidRPr="002524FB">
        <w:t>.csv</w:t>
      </w:r>
    </w:p>
    <w:p w14:paraId="6C4F1202" w14:textId="3B77AA45" w:rsidR="00BA3B0E" w:rsidRPr="002524FB" w:rsidRDefault="00444703" w:rsidP="00CE0EB0">
      <w:pPr>
        <w:pStyle w:val="ListParagraph"/>
        <w:numPr>
          <w:ilvl w:val="0"/>
          <w:numId w:val="8"/>
        </w:numPr>
        <w:spacing w:after="0" w:line="240" w:lineRule="auto"/>
      </w:pPr>
      <w:r>
        <w:t>Monthly: R</w:t>
      </w:r>
      <w:r w:rsidR="00BA3B0E" w:rsidRPr="002524FB">
        <w:t>TBM-LMP-MONTHLY-SL</w:t>
      </w:r>
      <w:r>
        <w:t>-YYYYMM</w:t>
      </w:r>
      <w:r w:rsidR="00BA3B0E" w:rsidRPr="002524FB">
        <w:t>.csv</w:t>
      </w:r>
    </w:p>
    <w:p w14:paraId="7F5F4C1E" w14:textId="7E216617" w:rsidR="00444703" w:rsidRPr="00444703" w:rsidRDefault="00444703" w:rsidP="00AA0EF2">
      <w:pPr>
        <w:pStyle w:val="ListParagraph"/>
        <w:numPr>
          <w:ilvl w:val="0"/>
          <w:numId w:val="8"/>
        </w:numPr>
        <w:spacing w:after="0" w:line="240" w:lineRule="auto"/>
        <w:rPr>
          <w:rFonts w:ascii="Calibri" w:eastAsia="Times New Roman" w:hAnsi="Calibri" w:cs="Times New Roman"/>
          <w:i/>
          <w:color w:val="000000"/>
        </w:rPr>
      </w:pPr>
      <w:r>
        <w:t>Yearly: YYYY-</w:t>
      </w:r>
      <w:r w:rsidRPr="002524FB">
        <w:t>RTBM-LMP-</w:t>
      </w:r>
      <w:r>
        <w:t>SL-ANNUAL-ROLLUP</w:t>
      </w:r>
      <w:r w:rsidRPr="002524FB">
        <w:t xml:space="preserve"> .csv </w:t>
      </w:r>
    </w:p>
    <w:p w14:paraId="51CBAE73" w14:textId="7940AFA6" w:rsidR="00BA3B0E" w:rsidRDefault="00BA3B0E" w:rsidP="00444703">
      <w:pPr>
        <w:spacing w:after="0" w:line="240" w:lineRule="auto"/>
        <w:rPr>
          <w:rFonts w:ascii="Calibri" w:eastAsia="Times New Roman" w:hAnsi="Calibri" w:cs="Times New Roman"/>
          <w:i/>
          <w:color w:val="000000"/>
        </w:rPr>
      </w:pPr>
      <w:r w:rsidRPr="002524FB">
        <w:t xml:space="preserve">Frequency: </w:t>
      </w:r>
      <w:r w:rsidRPr="00444703">
        <w:rPr>
          <w:i/>
        </w:rPr>
        <w:t>Monthly</w:t>
      </w:r>
      <w:r w:rsidRPr="002524FB">
        <w:t xml:space="preserve">, </w:t>
      </w:r>
      <w:r w:rsidRPr="00444703">
        <w:rPr>
          <w:i/>
        </w:rPr>
        <w:t>Daily</w:t>
      </w:r>
      <w:r w:rsidR="00444703">
        <w:rPr>
          <w:i/>
        </w:rPr>
        <w:t>,</w:t>
      </w:r>
      <w:r w:rsidRPr="002524FB">
        <w:t xml:space="preserve"> </w:t>
      </w:r>
      <w:r w:rsidRPr="00444703">
        <w:rPr>
          <w:rFonts w:ascii="Calibri" w:eastAsia="Times New Roman" w:hAnsi="Calibri" w:cs="Times New Roman"/>
          <w:i/>
          <w:color w:val="000000"/>
        </w:rPr>
        <w:t xml:space="preserve">5-minute interval, Annual </w:t>
      </w:r>
    </w:p>
    <w:p w14:paraId="6D63034C" w14:textId="77777777" w:rsidR="00444703" w:rsidRPr="002524FB" w:rsidRDefault="00444703" w:rsidP="00444703">
      <w:pPr>
        <w:spacing w:after="0" w:line="240" w:lineRule="auto"/>
        <w:contextualSpacing/>
        <w:rPr>
          <w:rFonts w:ascii="Calibri" w:eastAsia="Times New Roman" w:hAnsi="Calibri" w:cs="Times New Roman"/>
          <w:i/>
          <w:color w:val="000000"/>
        </w:rPr>
      </w:pPr>
      <w:r>
        <w:rPr>
          <w:rFonts w:ascii="Calibri" w:eastAsia="Times New Roman" w:hAnsi="Calibri" w:cs="Times New Roman"/>
          <w:i/>
          <w:color w:val="000000"/>
        </w:rPr>
        <w:t>**Yearly File will be zipped**</w:t>
      </w:r>
    </w:p>
    <w:p w14:paraId="4529FFE5" w14:textId="77777777" w:rsidR="00DA46C8" w:rsidRPr="002524FB" w:rsidRDefault="00DA46C8" w:rsidP="00CE0EB0">
      <w:pPr>
        <w:spacing w:after="0" w:line="240" w:lineRule="auto"/>
        <w:contextualSpacing/>
        <w:rPr>
          <w:rFonts w:ascii="Calibri" w:eastAsia="Times New Roman" w:hAnsi="Calibri" w:cs="Times New Roman"/>
          <w:i/>
          <w:color w:val="000000"/>
        </w:rPr>
      </w:pPr>
    </w:p>
    <w:p w14:paraId="0E471EFB" w14:textId="77777777" w:rsidR="00DA46C8" w:rsidRPr="002524FB" w:rsidRDefault="00DA46C8" w:rsidP="00CE0EB0">
      <w:pPr>
        <w:pStyle w:val="Heading2"/>
        <w:spacing w:before="0" w:line="240" w:lineRule="auto"/>
        <w:contextualSpacing/>
      </w:pPr>
      <w:bookmarkStart w:id="35" w:name="_Toc220601649"/>
      <w:r w:rsidRPr="002524FB">
        <w:t>MCP</w:t>
      </w:r>
      <w:bookmarkEnd w:id="35"/>
    </w:p>
    <w:p w14:paraId="597C3EFA" w14:textId="55FE1AC5" w:rsidR="00DA46C8" w:rsidRDefault="00DA46C8" w:rsidP="00CE0EB0">
      <w:pPr>
        <w:spacing w:after="0" w:line="240" w:lineRule="auto"/>
        <w:contextualSpacing/>
      </w:pPr>
      <w:r w:rsidRPr="002524FB">
        <w:t>Description: 5-minute</w:t>
      </w:r>
      <w:r w:rsidRPr="002524FB">
        <w:rPr>
          <w:rFonts w:ascii="Calibri" w:eastAsia="Times New Roman" w:hAnsi="Calibri" w:cs="Times New Roman"/>
          <w:color w:val="000000"/>
        </w:rPr>
        <w:t xml:space="preserve"> MCP </w:t>
      </w:r>
      <w:r w:rsidRPr="002524FB">
        <w:rPr>
          <w:rFonts w:ascii="Calibri" w:eastAsia="Times New Roman" w:hAnsi="Calibri" w:cs="Times New Roman"/>
        </w:rPr>
        <w:t xml:space="preserve">for RegUPService, RegDNService, RegUP-Mile, Reg-DN-Mile, Spin, and Supp organized by Reserve Zone. </w:t>
      </w:r>
      <w:r w:rsidR="00BE4D48" w:rsidRPr="002524FB">
        <w:rPr>
          <w:rFonts w:ascii="Calibri" w:eastAsia="Times New Roman" w:hAnsi="Calibri" w:cs="Times New Roman"/>
          <w:color w:val="000000"/>
        </w:rPr>
        <w:t>Includes Balancing Authority Area designation</w:t>
      </w:r>
      <w:r w:rsidR="00A07075" w:rsidRPr="002524FB">
        <w:rPr>
          <w:rFonts w:ascii="Calibri" w:eastAsia="Times New Roman" w:hAnsi="Calibri" w:cs="Times New Roman"/>
          <w:color w:val="000000"/>
        </w:rPr>
        <w:t xml:space="preserve"> with Public Data release 1.35</w:t>
      </w:r>
      <w:r w:rsidR="00BE4D48" w:rsidRPr="002524FB">
        <w:rPr>
          <w:rFonts w:ascii="Calibri" w:eastAsia="Times New Roman" w:hAnsi="Calibri" w:cs="Times New Roman"/>
          <w:color w:val="000000"/>
        </w:rPr>
        <w:t>.</w:t>
      </w:r>
      <w:r w:rsidRPr="002524FB">
        <w:br/>
        <w:t>File Name</w:t>
      </w:r>
      <w:r w:rsidR="00A07075" w:rsidRPr="002524FB">
        <w:t>s</w:t>
      </w:r>
      <w:r w:rsidRPr="002524FB">
        <w:t xml:space="preserve">: </w:t>
      </w:r>
    </w:p>
    <w:p w14:paraId="661E7107" w14:textId="2DF64FB0" w:rsidR="00444703" w:rsidRDefault="00444703" w:rsidP="00444703">
      <w:pPr>
        <w:pStyle w:val="ListParagraph"/>
        <w:numPr>
          <w:ilvl w:val="0"/>
          <w:numId w:val="8"/>
        </w:numPr>
        <w:spacing w:after="0" w:line="240" w:lineRule="auto"/>
      </w:pPr>
      <w:r>
        <w:t xml:space="preserve">Latest Interval: </w:t>
      </w:r>
      <w:r w:rsidRPr="002524FB">
        <w:t>RTBM-</w:t>
      </w:r>
      <w:r>
        <w:t>MCP-latestInterval.</w:t>
      </w:r>
      <w:r w:rsidRPr="002524FB">
        <w:t>csv</w:t>
      </w:r>
    </w:p>
    <w:p w14:paraId="38E30EA8" w14:textId="4AA4419B" w:rsidR="00444703" w:rsidRPr="002524FB" w:rsidRDefault="00444703" w:rsidP="00444703">
      <w:pPr>
        <w:pStyle w:val="ListParagraph"/>
        <w:numPr>
          <w:ilvl w:val="0"/>
          <w:numId w:val="8"/>
        </w:numPr>
        <w:spacing w:after="0" w:line="240" w:lineRule="auto"/>
      </w:pPr>
      <w:r>
        <w:t xml:space="preserve">Interval: </w:t>
      </w:r>
      <w:r w:rsidRPr="002524FB">
        <w:t>RTBM-</w:t>
      </w:r>
      <w:r>
        <w:t>MCP</w:t>
      </w:r>
      <w:r w:rsidRPr="002524FB">
        <w:t>-</w:t>
      </w:r>
      <w:r>
        <w:t>YYYYMMDDHH24MM.</w:t>
      </w:r>
      <w:r w:rsidRPr="002524FB">
        <w:t>csv</w:t>
      </w:r>
    </w:p>
    <w:p w14:paraId="79B61932" w14:textId="14E8DCF4" w:rsidR="00444703" w:rsidRPr="002524FB" w:rsidRDefault="00444703" w:rsidP="00444703">
      <w:pPr>
        <w:pStyle w:val="ListParagraph"/>
        <w:numPr>
          <w:ilvl w:val="0"/>
          <w:numId w:val="8"/>
        </w:numPr>
        <w:spacing w:after="0" w:line="240" w:lineRule="auto"/>
      </w:pPr>
      <w:r>
        <w:t xml:space="preserve">Daily: </w:t>
      </w:r>
      <w:r w:rsidRPr="002524FB">
        <w:t>RTBM-</w:t>
      </w:r>
      <w:r>
        <w:t>MCP</w:t>
      </w:r>
      <w:r w:rsidRPr="002524FB">
        <w:t>-DAILY-</w:t>
      </w:r>
      <w:r>
        <w:t>YYYYMMDD</w:t>
      </w:r>
      <w:r w:rsidRPr="002524FB">
        <w:t>.csv</w:t>
      </w:r>
    </w:p>
    <w:p w14:paraId="23089666" w14:textId="493047CD" w:rsidR="00444703" w:rsidRPr="00444703" w:rsidRDefault="00444703" w:rsidP="00444703">
      <w:pPr>
        <w:pStyle w:val="ListParagraph"/>
        <w:numPr>
          <w:ilvl w:val="0"/>
          <w:numId w:val="8"/>
        </w:numPr>
        <w:spacing w:after="0" w:line="240" w:lineRule="auto"/>
        <w:rPr>
          <w:rFonts w:ascii="Calibri" w:eastAsia="Times New Roman" w:hAnsi="Calibri" w:cs="Times New Roman"/>
          <w:i/>
          <w:color w:val="000000"/>
        </w:rPr>
      </w:pPr>
      <w:r>
        <w:t>Yearly: RTBM_MCP_YYYY</w:t>
      </w:r>
      <w:r w:rsidRPr="002524FB">
        <w:t xml:space="preserve"> .csv </w:t>
      </w:r>
    </w:p>
    <w:p w14:paraId="1B7E89E5" w14:textId="77777777" w:rsidR="00444703" w:rsidRDefault="00444703" w:rsidP="00444703">
      <w:pPr>
        <w:spacing w:after="0" w:line="240" w:lineRule="auto"/>
        <w:rPr>
          <w:rFonts w:ascii="Calibri" w:eastAsia="Times New Roman" w:hAnsi="Calibri" w:cs="Times New Roman"/>
          <w:i/>
          <w:color w:val="000000"/>
        </w:rPr>
      </w:pPr>
      <w:r w:rsidRPr="002524FB">
        <w:t xml:space="preserve">Frequency: </w:t>
      </w:r>
      <w:r w:rsidRPr="00444703">
        <w:rPr>
          <w:i/>
        </w:rPr>
        <w:t>Monthly</w:t>
      </w:r>
      <w:r w:rsidRPr="002524FB">
        <w:t xml:space="preserve">, </w:t>
      </w:r>
      <w:r w:rsidRPr="00444703">
        <w:rPr>
          <w:i/>
        </w:rPr>
        <w:t>Daily</w:t>
      </w:r>
      <w:r>
        <w:rPr>
          <w:i/>
        </w:rPr>
        <w:t>,</w:t>
      </w:r>
      <w:r w:rsidRPr="002524FB">
        <w:t xml:space="preserve"> </w:t>
      </w:r>
      <w:r w:rsidRPr="00444703">
        <w:rPr>
          <w:rFonts w:ascii="Calibri" w:eastAsia="Times New Roman" w:hAnsi="Calibri" w:cs="Times New Roman"/>
          <w:i/>
          <w:color w:val="000000"/>
        </w:rPr>
        <w:t xml:space="preserve">5-minute interval, Annual </w:t>
      </w:r>
    </w:p>
    <w:p w14:paraId="53CAA738" w14:textId="3F9F52AA" w:rsidR="00D11382" w:rsidRDefault="00444703" w:rsidP="00CE0EB0">
      <w:pPr>
        <w:spacing w:after="0" w:line="240" w:lineRule="auto"/>
        <w:contextualSpacing/>
        <w:rPr>
          <w:rFonts w:ascii="Calibri" w:eastAsia="Times New Roman" w:hAnsi="Calibri" w:cs="Times New Roman"/>
          <w:i/>
          <w:color w:val="000000"/>
        </w:rPr>
      </w:pPr>
      <w:r>
        <w:rPr>
          <w:rFonts w:ascii="Calibri" w:eastAsia="Times New Roman" w:hAnsi="Calibri" w:cs="Times New Roman"/>
          <w:i/>
          <w:color w:val="000000"/>
        </w:rPr>
        <w:lastRenderedPageBreak/>
        <w:t>**Yearly File will be zipped**</w:t>
      </w:r>
    </w:p>
    <w:p w14:paraId="6A22E6D4" w14:textId="77777777" w:rsidR="00444703" w:rsidRPr="002524FB" w:rsidRDefault="00444703" w:rsidP="00CE0EB0">
      <w:pPr>
        <w:spacing w:after="0" w:line="240" w:lineRule="auto"/>
        <w:contextualSpacing/>
        <w:rPr>
          <w:rFonts w:ascii="Calibri" w:eastAsia="Times New Roman" w:hAnsi="Calibri" w:cs="Times New Roman"/>
          <w:i/>
          <w:color w:val="000000"/>
        </w:rPr>
      </w:pPr>
    </w:p>
    <w:p w14:paraId="55436311" w14:textId="0B506046" w:rsidR="00B421BB" w:rsidRPr="002524FB" w:rsidRDefault="00B421BB" w:rsidP="00CE0EB0">
      <w:pPr>
        <w:pStyle w:val="Heading2"/>
        <w:spacing w:before="0" w:line="240" w:lineRule="auto"/>
        <w:contextualSpacing/>
      </w:pPr>
      <w:bookmarkStart w:id="36" w:name="_Toc220601650"/>
      <w:r w:rsidRPr="002524FB">
        <w:t>Market Clearing</w:t>
      </w:r>
      <w:bookmarkEnd w:id="36"/>
      <w:r w:rsidRPr="002524FB">
        <w:t xml:space="preserve"> </w:t>
      </w:r>
    </w:p>
    <w:p w14:paraId="00484352" w14:textId="77777777" w:rsidR="00A07075" w:rsidRPr="002524FB" w:rsidRDefault="00B421BB" w:rsidP="00CE0EB0">
      <w:pPr>
        <w:spacing w:after="0" w:line="240" w:lineRule="auto"/>
        <w:contextualSpacing/>
        <w:rPr>
          <w:rFonts w:ascii="Calibri" w:eastAsia="Times New Roman" w:hAnsi="Calibri" w:cs="Times New Roman"/>
          <w:color w:val="000000"/>
        </w:rPr>
      </w:pPr>
      <w:r w:rsidRPr="002524FB">
        <w:t>Description: Provides a summary of market clearing data for each RTBM solution for each operating day</w:t>
      </w:r>
      <w:r w:rsidRPr="002524FB">
        <w:rPr>
          <w:rFonts w:ascii="Calibri" w:eastAsia="Times New Roman" w:hAnsi="Calibri" w:cs="Times New Roman"/>
        </w:rPr>
        <w:t xml:space="preserve">. </w:t>
      </w:r>
      <w:r w:rsidR="00A07075" w:rsidRPr="002524FB">
        <w:rPr>
          <w:rFonts w:ascii="Calibri" w:eastAsia="Times New Roman" w:hAnsi="Calibri" w:cs="Times New Roman"/>
        </w:rPr>
        <w:t>In</w:t>
      </w:r>
      <w:r w:rsidR="00B2080F" w:rsidRPr="002524FB">
        <w:rPr>
          <w:rFonts w:ascii="Calibri" w:eastAsia="Times New Roman" w:hAnsi="Calibri" w:cs="Times New Roman"/>
          <w:color w:val="000000"/>
        </w:rPr>
        <w:t>cludes Balancing Authority Area designation</w:t>
      </w:r>
      <w:r w:rsidR="00A07075" w:rsidRPr="002524FB">
        <w:rPr>
          <w:rFonts w:ascii="Calibri" w:eastAsia="Times New Roman" w:hAnsi="Calibri" w:cs="Times New Roman"/>
          <w:color w:val="000000"/>
        </w:rPr>
        <w:t xml:space="preserve"> with Public Data release 1.35</w:t>
      </w:r>
      <w:r w:rsidR="00B2080F" w:rsidRPr="002524FB">
        <w:rPr>
          <w:rFonts w:ascii="Calibri" w:eastAsia="Times New Roman" w:hAnsi="Calibri" w:cs="Times New Roman"/>
          <w:color w:val="000000"/>
        </w:rPr>
        <w:t>.</w:t>
      </w:r>
    </w:p>
    <w:p w14:paraId="7CEFB9DC" w14:textId="416A7428" w:rsidR="00B421BB" w:rsidRPr="002524FB" w:rsidRDefault="00B421BB" w:rsidP="00A07075">
      <w:pPr>
        <w:spacing w:after="0" w:line="240" w:lineRule="auto"/>
        <w:contextualSpacing/>
      </w:pPr>
      <w:r w:rsidRPr="002524FB">
        <w:t>File Name: RTBM-MC</w:t>
      </w:r>
      <w:r w:rsidR="00444703">
        <w:t>-YYYYMMDD</w:t>
      </w:r>
      <w:r w:rsidRPr="002524FB">
        <w:t>.csv</w:t>
      </w:r>
    </w:p>
    <w:p w14:paraId="21373DEF" w14:textId="104F2D8E" w:rsidR="00BA3B0E" w:rsidRPr="002524FB" w:rsidRDefault="00B421BB" w:rsidP="00CE0EB0">
      <w:pPr>
        <w:spacing w:after="0" w:line="240" w:lineRule="auto"/>
        <w:contextualSpacing/>
      </w:pPr>
      <w:r w:rsidRPr="002524FB">
        <w:t>Frequency: Daily</w:t>
      </w:r>
    </w:p>
    <w:p w14:paraId="5F4FBFCE" w14:textId="2B063A8D" w:rsidR="00BA3B0E" w:rsidRPr="002524FB" w:rsidRDefault="00BA3B0E" w:rsidP="00CE0EB0">
      <w:pPr>
        <w:pStyle w:val="Heading2"/>
        <w:spacing w:line="240" w:lineRule="auto"/>
        <w:contextualSpacing/>
      </w:pPr>
      <w:bookmarkStart w:id="37" w:name="_Toc220601651"/>
      <w:r w:rsidRPr="002524FB">
        <w:t>O</w:t>
      </w:r>
      <w:r w:rsidR="00DA46C8" w:rsidRPr="002524FB">
        <w:t>perating Reserves</w:t>
      </w:r>
      <w:bookmarkEnd w:id="37"/>
    </w:p>
    <w:p w14:paraId="7E197C31" w14:textId="7CA5AEA1" w:rsidR="00BA3B0E" w:rsidRPr="002524FB" w:rsidRDefault="00BA3B0E" w:rsidP="00BE4D48">
      <w:pPr>
        <w:spacing w:after="0" w:line="240" w:lineRule="auto"/>
        <w:contextualSpacing/>
      </w:pPr>
      <w:r w:rsidRPr="002524FB">
        <w:t>Description: 5-minute</w:t>
      </w:r>
      <w:r w:rsidRPr="002524FB">
        <w:rPr>
          <w:rFonts w:ascii="Calibri" w:eastAsia="Times New Roman" w:hAnsi="Calibri" w:cs="Times New Roman"/>
          <w:color w:val="000000"/>
        </w:rPr>
        <w:t xml:space="preserve"> cleared OR including Regulation-Up, Regulation-DN, Spinning, and Supplemental organized by Reserve Zone.  Total for </w:t>
      </w:r>
      <w:r w:rsidR="00BE4D48" w:rsidRPr="002524FB">
        <w:rPr>
          <w:rFonts w:ascii="Calibri" w:eastAsia="Times New Roman" w:hAnsi="Calibri" w:cs="Times New Roman"/>
          <w:color w:val="000000"/>
        </w:rPr>
        <w:t>each Balancing Authority Area</w:t>
      </w:r>
      <w:r w:rsidRPr="002524FB">
        <w:rPr>
          <w:rFonts w:ascii="Calibri" w:eastAsia="Times New Roman" w:hAnsi="Calibri" w:cs="Times New Roman"/>
          <w:color w:val="000000"/>
        </w:rPr>
        <w:t xml:space="preserve"> will be at end of each report</w:t>
      </w:r>
      <w:r w:rsidR="00B2080F" w:rsidRPr="002524FB">
        <w:rPr>
          <w:rFonts w:ascii="Calibri" w:eastAsia="Times New Roman" w:hAnsi="Calibri" w:cs="Times New Roman"/>
          <w:color w:val="000000"/>
        </w:rPr>
        <w:t xml:space="preserve"> and includes Balancing Authority Area designation for each zone</w:t>
      </w:r>
      <w:r w:rsidR="00A07075" w:rsidRPr="002524FB">
        <w:rPr>
          <w:rFonts w:ascii="Calibri" w:eastAsia="Times New Roman" w:hAnsi="Calibri" w:cs="Times New Roman"/>
          <w:color w:val="000000"/>
        </w:rPr>
        <w:t xml:space="preserve"> with Public Data release 1.35</w:t>
      </w:r>
      <w:r w:rsidR="00B2080F" w:rsidRPr="002524FB">
        <w:rPr>
          <w:rFonts w:ascii="Calibri" w:eastAsia="Times New Roman" w:hAnsi="Calibri" w:cs="Times New Roman"/>
          <w:color w:val="000000"/>
        </w:rPr>
        <w:t xml:space="preserve">. </w:t>
      </w:r>
      <w:r w:rsidRPr="002524FB">
        <w:rPr>
          <w:rFonts w:ascii="Calibri" w:eastAsia="Times New Roman" w:hAnsi="Calibri" w:cs="Times New Roman"/>
          <w:color w:val="000000"/>
        </w:rPr>
        <w:br/>
      </w:r>
      <w:r w:rsidRPr="002524FB">
        <w:t>Latest Interval File Name: RTBM-OR-latestInterval.csv</w:t>
      </w:r>
      <w:r w:rsidRPr="002524FB">
        <w:br/>
        <w:t>File Name: RTBM-OR-&lt;YEAR&gt;&lt;MONTH&gt;&lt;DAY&gt;&lt;HOUR&gt;&lt;MINUTE&gt;.csv</w:t>
      </w:r>
      <w:r w:rsidRPr="002524FB">
        <w:br/>
        <w:t>DST File Name: RTBM-OR-&lt;YEAR&gt;&lt;MONTH&gt;&lt;DAY&gt;&lt;HOUR&gt;&lt;MINUTE&gt;d.csv</w:t>
      </w:r>
      <w:r w:rsidRPr="002524FB">
        <w:br/>
        <w:t>Frequency: Every five minutes</w:t>
      </w:r>
    </w:p>
    <w:p w14:paraId="00833196" w14:textId="77777777" w:rsidR="00BE4D48" w:rsidRPr="002524FB" w:rsidRDefault="00BE4D48" w:rsidP="00BE4D48">
      <w:pPr>
        <w:spacing w:after="0" w:line="240" w:lineRule="auto"/>
        <w:contextualSpacing/>
      </w:pPr>
    </w:p>
    <w:p w14:paraId="3EF61BF0" w14:textId="3E8B3914" w:rsidR="00660E27" w:rsidRPr="002524FB" w:rsidRDefault="00660E27" w:rsidP="00CE0EB0">
      <w:pPr>
        <w:pStyle w:val="Heading1"/>
        <w:spacing w:before="0" w:line="240" w:lineRule="auto"/>
        <w:contextualSpacing/>
        <w:rPr>
          <w:sz w:val="32"/>
          <w:szCs w:val="32"/>
        </w:rPr>
      </w:pPr>
      <w:bookmarkStart w:id="38" w:name="_Toc220601652"/>
      <w:r w:rsidRPr="002524FB">
        <w:rPr>
          <w:sz w:val="32"/>
          <w:szCs w:val="32"/>
        </w:rPr>
        <w:t>Scarcity Demand Curve</w:t>
      </w:r>
      <w:bookmarkEnd w:id="38"/>
      <w:r w:rsidRPr="002524FB">
        <w:rPr>
          <w:sz w:val="32"/>
          <w:szCs w:val="32"/>
        </w:rPr>
        <w:t xml:space="preserve"> </w:t>
      </w:r>
    </w:p>
    <w:p w14:paraId="029A9744" w14:textId="22C83864" w:rsidR="00660E27" w:rsidRPr="002524FB" w:rsidRDefault="00660E27" w:rsidP="00CE0EB0">
      <w:pPr>
        <w:spacing w:after="0" w:line="240" w:lineRule="auto"/>
        <w:contextualSpacing/>
        <w:rPr>
          <w:rFonts w:cs="Segoe UI"/>
          <w:b/>
          <w:bCs/>
          <w:color w:val="000000"/>
        </w:rPr>
      </w:pPr>
      <w:r w:rsidRPr="002524FB">
        <w:t>Description</w:t>
      </w:r>
      <w:r w:rsidR="00802439" w:rsidRPr="002524FB">
        <w:t>: Output</w:t>
      </w:r>
      <w:r w:rsidRPr="002524FB">
        <w:t xml:space="preserve"> files by scarcity demand curve types, </w:t>
      </w:r>
      <w:r w:rsidR="00802439" w:rsidRPr="002524FB">
        <w:t>5</w:t>
      </w:r>
      <w:r w:rsidRPr="002524FB">
        <w:t xml:space="preserve"> files (Operating Reserve, Reg Up, Reg Down</w:t>
      </w:r>
      <w:r w:rsidR="00802439" w:rsidRPr="002524FB">
        <w:t>, Ramp, and Uncertainty</w:t>
      </w:r>
      <w:r w:rsidRPr="002524FB">
        <w:t xml:space="preserve">). </w:t>
      </w:r>
      <w:r w:rsidR="00B2080F" w:rsidRPr="002524FB">
        <w:t>In</w:t>
      </w:r>
      <w:r w:rsidR="00B2080F" w:rsidRPr="002524FB">
        <w:rPr>
          <w:rFonts w:ascii="Calibri" w:eastAsia="Times New Roman" w:hAnsi="Calibri" w:cs="Times New Roman"/>
          <w:color w:val="000000"/>
        </w:rPr>
        <w:t>cludes Balancing Authority Area designation</w:t>
      </w:r>
      <w:r w:rsidR="00A07075" w:rsidRPr="002524FB">
        <w:rPr>
          <w:rFonts w:ascii="Calibri" w:eastAsia="Times New Roman" w:hAnsi="Calibri" w:cs="Times New Roman"/>
          <w:color w:val="000000"/>
        </w:rPr>
        <w:t xml:space="preserve"> with Public Data release 1.35</w:t>
      </w:r>
      <w:r w:rsidR="00B2080F" w:rsidRPr="002524FB">
        <w:rPr>
          <w:rFonts w:ascii="Calibri" w:eastAsia="Times New Roman" w:hAnsi="Calibri" w:cs="Times New Roman"/>
          <w:color w:val="000000"/>
        </w:rPr>
        <w:t>.</w:t>
      </w:r>
    </w:p>
    <w:p w14:paraId="13EF375D" w14:textId="77777777" w:rsidR="00660E27" w:rsidRPr="002524FB" w:rsidRDefault="00660E27" w:rsidP="00CE0EB0">
      <w:pPr>
        <w:spacing w:after="0" w:line="240" w:lineRule="auto"/>
        <w:contextualSpacing/>
      </w:pPr>
      <w:r w:rsidRPr="002524FB">
        <w:t>File Name(s):</w:t>
      </w:r>
    </w:p>
    <w:p w14:paraId="7FA9AD58" w14:textId="2054B167" w:rsidR="00660E27" w:rsidRPr="002524FB" w:rsidRDefault="00B2080F" w:rsidP="00CE0EB0">
      <w:pPr>
        <w:pStyle w:val="ListParagraph"/>
        <w:numPr>
          <w:ilvl w:val="0"/>
          <w:numId w:val="19"/>
        </w:numPr>
        <w:spacing w:after="0" w:line="240" w:lineRule="auto"/>
      </w:pPr>
      <w:r w:rsidRPr="002524FB">
        <w:t>SCARCITY-DEMAND</w:t>
      </w:r>
      <w:r w:rsidR="00660E27" w:rsidRPr="002524FB">
        <w:t>-O</w:t>
      </w:r>
      <w:r w:rsidRPr="002524FB">
        <w:t>R</w:t>
      </w:r>
      <w:r w:rsidR="00660E27" w:rsidRPr="002524FB">
        <w:t>-YYYYMMDD.csv</w:t>
      </w:r>
    </w:p>
    <w:p w14:paraId="13EE3B43" w14:textId="518D08EF" w:rsidR="00B2080F" w:rsidRPr="002524FB" w:rsidRDefault="00B2080F" w:rsidP="00CE0EB0">
      <w:pPr>
        <w:pStyle w:val="ListParagraph"/>
        <w:numPr>
          <w:ilvl w:val="0"/>
          <w:numId w:val="19"/>
        </w:numPr>
        <w:spacing w:after="0" w:line="240" w:lineRule="auto"/>
      </w:pPr>
      <w:r w:rsidRPr="002524FB">
        <w:t>SCARCITY-DEMAND-RAMPUP-RAMPDN-YYYYMMDD.csv</w:t>
      </w:r>
    </w:p>
    <w:p w14:paraId="681C4317" w14:textId="3B7BD254" w:rsidR="00660E27" w:rsidRPr="002524FB" w:rsidRDefault="00B2080F" w:rsidP="00CE0EB0">
      <w:pPr>
        <w:pStyle w:val="ListParagraph"/>
        <w:numPr>
          <w:ilvl w:val="0"/>
          <w:numId w:val="19"/>
        </w:numPr>
        <w:spacing w:after="0" w:line="240" w:lineRule="auto"/>
      </w:pPr>
      <w:r w:rsidRPr="002524FB">
        <w:t xml:space="preserve">SCARCITY-DEMAND </w:t>
      </w:r>
      <w:r w:rsidR="00660E27" w:rsidRPr="002524FB">
        <w:t>-REGDN-YYYYMMDD.csv</w:t>
      </w:r>
    </w:p>
    <w:p w14:paraId="75C411C1" w14:textId="69C4CE88" w:rsidR="00660E27" w:rsidRPr="002524FB" w:rsidRDefault="00B2080F" w:rsidP="00CE0EB0">
      <w:pPr>
        <w:pStyle w:val="ListParagraph"/>
        <w:numPr>
          <w:ilvl w:val="0"/>
          <w:numId w:val="19"/>
        </w:numPr>
        <w:spacing w:after="0" w:line="240" w:lineRule="auto"/>
      </w:pPr>
      <w:r w:rsidRPr="002524FB">
        <w:t xml:space="preserve">SCARCITY-DEMAND </w:t>
      </w:r>
      <w:r w:rsidR="00660E27" w:rsidRPr="002524FB">
        <w:t>-REGUP-YYYYMMDD.csv</w:t>
      </w:r>
    </w:p>
    <w:p w14:paraId="14219016" w14:textId="417E9B67" w:rsidR="00802439" w:rsidRPr="002524FB" w:rsidRDefault="00B2080F" w:rsidP="00CE0EB0">
      <w:pPr>
        <w:pStyle w:val="ListParagraph"/>
        <w:numPr>
          <w:ilvl w:val="0"/>
          <w:numId w:val="19"/>
        </w:numPr>
        <w:spacing w:after="0" w:line="240" w:lineRule="auto"/>
      </w:pPr>
      <w:r w:rsidRPr="002524FB">
        <w:t xml:space="preserve">SCARCITY-DEMAND </w:t>
      </w:r>
      <w:r w:rsidR="00802439" w:rsidRPr="002524FB">
        <w:t>-UNCUP-YYYYMMDD.csv</w:t>
      </w:r>
    </w:p>
    <w:p w14:paraId="78505AD1" w14:textId="280E741B" w:rsidR="00660E27" w:rsidRPr="002524FB" w:rsidRDefault="00660E27" w:rsidP="00CE0EB0">
      <w:pPr>
        <w:spacing w:after="0" w:line="240" w:lineRule="auto"/>
        <w:contextualSpacing/>
      </w:pPr>
      <w:r w:rsidRPr="002524FB">
        <w:t>Frequency: Daily</w:t>
      </w:r>
    </w:p>
    <w:p w14:paraId="581E6628" w14:textId="75311DCA" w:rsidR="00660E27" w:rsidRPr="002524FB" w:rsidRDefault="00660E27" w:rsidP="00CE0EB0">
      <w:pPr>
        <w:spacing w:after="0" w:line="240" w:lineRule="auto"/>
        <w:contextualSpacing/>
      </w:pPr>
    </w:p>
    <w:p w14:paraId="2FD71D84" w14:textId="7CD30856" w:rsidR="000E424C" w:rsidRPr="002524FB" w:rsidRDefault="00433B71" w:rsidP="00CE0EB0">
      <w:pPr>
        <w:pStyle w:val="Heading1"/>
        <w:spacing w:before="0" w:line="240" w:lineRule="auto"/>
        <w:contextualSpacing/>
        <w:rPr>
          <w:sz w:val="32"/>
          <w:szCs w:val="32"/>
        </w:rPr>
      </w:pPr>
      <w:bookmarkStart w:id="39" w:name="_Toc220601653"/>
      <w:r w:rsidRPr="002524FB">
        <w:rPr>
          <w:sz w:val="32"/>
          <w:szCs w:val="32"/>
        </w:rPr>
        <w:t>Operational Data</w:t>
      </w:r>
      <w:r w:rsidR="002A3311" w:rsidRPr="002524FB">
        <w:rPr>
          <w:sz w:val="32"/>
          <w:szCs w:val="32"/>
        </w:rPr>
        <w:t xml:space="preserve"> </w:t>
      </w:r>
      <w:r w:rsidR="006A5537" w:rsidRPr="002524FB">
        <w:rPr>
          <w:sz w:val="32"/>
          <w:szCs w:val="32"/>
        </w:rPr>
        <w:t>(Operations)</w:t>
      </w:r>
      <w:bookmarkEnd w:id="39"/>
    </w:p>
    <w:p w14:paraId="6A9422B3" w14:textId="65416482" w:rsidR="00681339" w:rsidRPr="002524FB" w:rsidRDefault="00681339" w:rsidP="00CE0EB0">
      <w:pPr>
        <w:spacing w:after="0" w:line="240" w:lineRule="auto"/>
        <w:contextualSpacing/>
      </w:pPr>
      <w:r w:rsidRPr="002524FB">
        <w:t>All OP files will be in the CSV format. The delimiter will be a comma; column headers will be included in the file.</w:t>
      </w:r>
    </w:p>
    <w:p w14:paraId="18B9C996" w14:textId="77777777" w:rsidR="00EB2FEC" w:rsidRPr="002524FB" w:rsidRDefault="00EB2FEC" w:rsidP="00CE0EB0">
      <w:pPr>
        <w:spacing w:after="0" w:line="240" w:lineRule="auto"/>
        <w:contextualSpacing/>
      </w:pPr>
    </w:p>
    <w:p w14:paraId="25A6E530" w14:textId="10BEB81B" w:rsidR="006A5537" w:rsidRPr="002524FB" w:rsidRDefault="006A5537" w:rsidP="00CE0EB0">
      <w:pPr>
        <w:pStyle w:val="Heading2"/>
        <w:spacing w:line="240" w:lineRule="auto"/>
        <w:contextualSpacing/>
      </w:pPr>
      <w:bookmarkStart w:id="40" w:name="_Toc220601654"/>
      <w:r w:rsidRPr="002524FB">
        <w:t>Capacity Obligation</w:t>
      </w:r>
      <w:bookmarkEnd w:id="40"/>
    </w:p>
    <w:p w14:paraId="0EB32CD8" w14:textId="1D7C04C7" w:rsidR="006A5537" w:rsidRPr="002524FB" w:rsidRDefault="006A5537" w:rsidP="00CE0EB0">
      <w:pPr>
        <w:spacing w:after="0" w:line="240" w:lineRule="auto"/>
        <w:contextualSpacing/>
      </w:pPr>
      <w:r w:rsidRPr="002524FB">
        <w:t xml:space="preserve">Description: Provides current online obligation and online capacity for the 5-minute interval.  Used for the corresponding chart on the SPP GO app. </w:t>
      </w:r>
      <w:r w:rsidR="00977AA0" w:rsidRPr="002524FB">
        <w:t>One file for each Balancing Authority Area</w:t>
      </w:r>
      <w:r w:rsidR="00A07075" w:rsidRPr="002524FB">
        <w:rPr>
          <w:rFonts w:ascii="Calibri" w:eastAsia="Times New Roman" w:hAnsi="Calibri" w:cs="Times New Roman"/>
          <w:color w:val="000000"/>
        </w:rPr>
        <w:t xml:space="preserve"> with Public Data release 1.35</w:t>
      </w:r>
      <w:r w:rsidR="00C82D35" w:rsidRPr="002524FB">
        <w:rPr>
          <w:rFonts w:ascii="Calibri" w:eastAsia="Times New Roman" w:hAnsi="Calibri" w:cs="Times New Roman"/>
          <w:color w:val="000000"/>
        </w:rPr>
        <w:t>.</w:t>
      </w:r>
    </w:p>
    <w:p w14:paraId="76346551" w14:textId="77777777" w:rsidR="00977AA0" w:rsidRPr="002524FB" w:rsidRDefault="006A5537" w:rsidP="00CE0EB0">
      <w:pPr>
        <w:spacing w:after="0" w:line="240" w:lineRule="auto"/>
        <w:contextualSpacing/>
      </w:pPr>
      <w:r w:rsidRPr="002524FB">
        <w:t>File Name</w:t>
      </w:r>
      <w:r w:rsidR="00977AA0" w:rsidRPr="002524FB">
        <w:t>s</w:t>
      </w:r>
      <w:r w:rsidRPr="002524FB">
        <w:t xml:space="preserve">: </w:t>
      </w:r>
    </w:p>
    <w:p w14:paraId="535F1624" w14:textId="214F31C0" w:rsidR="006A5537" w:rsidRPr="002524FB" w:rsidRDefault="006A5537" w:rsidP="00CE0EB0">
      <w:pPr>
        <w:spacing w:after="0" w:line="240" w:lineRule="auto"/>
        <w:contextualSpacing/>
      </w:pPr>
      <w:r w:rsidRPr="002524FB">
        <w:t>capacity_obligation_sppgo</w:t>
      </w:r>
      <w:r w:rsidR="00977AA0" w:rsidRPr="002524FB">
        <w:t>_SPP</w:t>
      </w:r>
      <w:r w:rsidRPr="002524FB">
        <w:t>.csv</w:t>
      </w:r>
    </w:p>
    <w:p w14:paraId="5D9EFFF0" w14:textId="7B21B6F9" w:rsidR="00977AA0" w:rsidRPr="002524FB" w:rsidRDefault="00977AA0" w:rsidP="00CE0EB0">
      <w:pPr>
        <w:spacing w:after="0" w:line="240" w:lineRule="auto"/>
        <w:contextualSpacing/>
      </w:pPr>
      <w:r w:rsidRPr="002524FB">
        <w:t>capacity_obligation_sppgo_SWPW.csv</w:t>
      </w:r>
    </w:p>
    <w:p w14:paraId="28327448" w14:textId="777DC27F" w:rsidR="006A5537" w:rsidRPr="002524FB" w:rsidRDefault="006A5537" w:rsidP="00CE0EB0">
      <w:pPr>
        <w:spacing w:after="0" w:line="240" w:lineRule="auto"/>
        <w:contextualSpacing/>
      </w:pPr>
      <w:r w:rsidRPr="002524FB">
        <w:t>Frequency: 5-minute interval</w:t>
      </w:r>
    </w:p>
    <w:p w14:paraId="642CF758" w14:textId="77777777" w:rsidR="006A5537" w:rsidRPr="002524FB" w:rsidRDefault="006A5537" w:rsidP="00CE0EB0">
      <w:pPr>
        <w:pStyle w:val="Heading2"/>
        <w:spacing w:line="240" w:lineRule="auto"/>
        <w:contextualSpacing/>
      </w:pPr>
      <w:bookmarkStart w:id="41" w:name="_Toc220601655"/>
      <w:r w:rsidRPr="002524FB">
        <w:rPr>
          <w:rFonts w:ascii="Cambria" w:hAnsi="Cambria" w:cs="Segoe UI"/>
        </w:rPr>
        <w:t>Permanent Flowgates</w:t>
      </w:r>
      <w:bookmarkEnd w:id="41"/>
      <w:r w:rsidRPr="002524FB">
        <w:rPr>
          <w:rFonts w:ascii="Cambria" w:hAnsi="Cambria" w:cs="Segoe UI"/>
        </w:rPr>
        <w:t xml:space="preserve"> </w:t>
      </w:r>
    </w:p>
    <w:p w14:paraId="3A1DF3A0" w14:textId="05083737" w:rsidR="006A5537" w:rsidRPr="002524FB" w:rsidRDefault="006A5537" w:rsidP="00CE0EB0">
      <w:pPr>
        <w:spacing w:after="0" w:line="240" w:lineRule="auto"/>
        <w:contextualSpacing/>
      </w:pPr>
      <w:r w:rsidRPr="002524FB">
        <w:t>Description: Permanent SWPP Flowgates</w:t>
      </w:r>
    </w:p>
    <w:p w14:paraId="73C28951" w14:textId="3D3E2B0B" w:rsidR="006A5537" w:rsidRPr="002524FB" w:rsidRDefault="006A5537" w:rsidP="00CE0EB0">
      <w:pPr>
        <w:spacing w:after="0" w:line="240" w:lineRule="auto"/>
        <w:contextualSpacing/>
      </w:pPr>
      <w:r w:rsidRPr="002524FB">
        <w:t>File Name: Flowgates.csv</w:t>
      </w:r>
    </w:p>
    <w:p w14:paraId="091ADD18" w14:textId="77777777" w:rsidR="006A5537" w:rsidRPr="002524FB" w:rsidRDefault="006A5537" w:rsidP="00CE0EB0">
      <w:pPr>
        <w:spacing w:after="0" w:line="240" w:lineRule="auto"/>
        <w:contextualSpacing/>
      </w:pPr>
      <w:r w:rsidRPr="002524FB">
        <w:t>Frequency: As Needed</w:t>
      </w:r>
    </w:p>
    <w:p w14:paraId="69C377BB" w14:textId="53328F4F" w:rsidR="006A5537" w:rsidRPr="002524FB" w:rsidRDefault="006A5537" w:rsidP="00CE0EB0">
      <w:pPr>
        <w:pStyle w:val="Heading2"/>
        <w:spacing w:line="240" w:lineRule="auto"/>
        <w:contextualSpacing/>
      </w:pPr>
      <w:bookmarkStart w:id="42" w:name="_Toc220601656"/>
      <w:r w:rsidRPr="002524FB">
        <w:rPr>
          <w:rFonts w:ascii="Cambria" w:hAnsi="Cambria" w:cs="Segoe UI"/>
        </w:rPr>
        <w:t>Temporary Flowgates</w:t>
      </w:r>
      <w:bookmarkEnd w:id="42"/>
      <w:r w:rsidRPr="002524FB">
        <w:rPr>
          <w:rFonts w:ascii="Cambria" w:hAnsi="Cambria" w:cs="Segoe UI"/>
        </w:rPr>
        <w:t xml:space="preserve"> </w:t>
      </w:r>
    </w:p>
    <w:p w14:paraId="0AD52112" w14:textId="1C9EFE62" w:rsidR="006A5537" w:rsidRPr="002524FB" w:rsidRDefault="006A5537" w:rsidP="00CE0EB0">
      <w:pPr>
        <w:spacing w:after="0" w:line="240" w:lineRule="auto"/>
        <w:contextualSpacing/>
      </w:pPr>
      <w:r w:rsidRPr="002524FB">
        <w:t>Description: Temporary SWPP Flowgates</w:t>
      </w:r>
    </w:p>
    <w:p w14:paraId="2D6264BD" w14:textId="2B81F7DB" w:rsidR="006A5537" w:rsidRPr="002524FB" w:rsidRDefault="006A5537" w:rsidP="00CE0EB0">
      <w:pPr>
        <w:spacing w:after="0" w:line="240" w:lineRule="auto"/>
        <w:contextualSpacing/>
      </w:pPr>
      <w:r w:rsidRPr="002524FB">
        <w:t>File Name: Temp_Flowgate.csv</w:t>
      </w:r>
    </w:p>
    <w:p w14:paraId="32BF7F27" w14:textId="77777777" w:rsidR="006A5537" w:rsidRPr="002524FB" w:rsidRDefault="006A5537" w:rsidP="00CE0EB0">
      <w:pPr>
        <w:spacing w:after="0" w:line="240" w:lineRule="auto"/>
        <w:contextualSpacing/>
      </w:pPr>
      <w:r w:rsidRPr="002524FB">
        <w:t>Frequency: As Needed</w:t>
      </w:r>
    </w:p>
    <w:p w14:paraId="2A9D42BE" w14:textId="35FCA7CB" w:rsidR="006A5537" w:rsidRPr="002524FB" w:rsidRDefault="006A5537" w:rsidP="00CE0EB0">
      <w:pPr>
        <w:pStyle w:val="Heading2"/>
        <w:spacing w:line="240" w:lineRule="auto"/>
        <w:contextualSpacing/>
      </w:pPr>
      <w:bookmarkStart w:id="43" w:name="_Toc220601657"/>
      <w:r w:rsidRPr="002524FB">
        <w:rPr>
          <w:rFonts w:ascii="Cambria" w:hAnsi="Cambria" w:cs="Segoe UI"/>
        </w:rPr>
        <w:lastRenderedPageBreak/>
        <w:t>Archive Temporary Flowgates</w:t>
      </w:r>
      <w:bookmarkEnd w:id="43"/>
      <w:r w:rsidRPr="002524FB">
        <w:rPr>
          <w:rFonts w:ascii="Cambria" w:hAnsi="Cambria" w:cs="Segoe UI"/>
        </w:rPr>
        <w:t xml:space="preserve"> </w:t>
      </w:r>
    </w:p>
    <w:p w14:paraId="6E163568" w14:textId="7E02A35D" w:rsidR="006A5537" w:rsidRPr="002524FB" w:rsidRDefault="006A5537" w:rsidP="00CE0EB0">
      <w:pPr>
        <w:spacing w:after="0" w:line="240" w:lineRule="auto"/>
        <w:contextualSpacing/>
      </w:pPr>
      <w:r w:rsidRPr="002524FB">
        <w:t>Description: Archive Temporary SWPP Flowgates</w:t>
      </w:r>
    </w:p>
    <w:p w14:paraId="650BD46F" w14:textId="5CFBEC51" w:rsidR="006A5537" w:rsidRPr="002524FB" w:rsidRDefault="006A5537" w:rsidP="00CE0EB0">
      <w:pPr>
        <w:spacing w:after="0" w:line="240" w:lineRule="auto"/>
        <w:contextualSpacing/>
      </w:pPr>
      <w:r w:rsidRPr="002524FB">
        <w:t>File Name: Temp_Flowgate_Archive.csv</w:t>
      </w:r>
    </w:p>
    <w:p w14:paraId="11E197B2" w14:textId="77777777" w:rsidR="006A5537" w:rsidRPr="002524FB" w:rsidRDefault="006A5537" w:rsidP="00CE0EB0">
      <w:pPr>
        <w:spacing w:after="0" w:line="240" w:lineRule="auto"/>
        <w:contextualSpacing/>
      </w:pPr>
      <w:r w:rsidRPr="002524FB">
        <w:t>Frequency: As Needed</w:t>
      </w:r>
    </w:p>
    <w:p w14:paraId="6D0F8C99" w14:textId="77777777" w:rsidR="006A5537" w:rsidRPr="002524FB" w:rsidRDefault="006A5537" w:rsidP="00CE0EB0">
      <w:pPr>
        <w:pStyle w:val="Heading2"/>
        <w:spacing w:line="240" w:lineRule="auto"/>
        <w:contextualSpacing/>
      </w:pPr>
      <w:bookmarkStart w:id="44" w:name="_Toc220601658"/>
      <w:r w:rsidRPr="002524FB">
        <w:t>Ramp Uncertainty</w:t>
      </w:r>
      <w:bookmarkEnd w:id="44"/>
    </w:p>
    <w:p w14:paraId="0891B5A2" w14:textId="5E00A834" w:rsidR="006A5537" w:rsidRPr="002524FB" w:rsidRDefault="006A5537" w:rsidP="00CE0EB0">
      <w:pPr>
        <w:spacing w:after="0" w:line="240" w:lineRule="auto"/>
        <w:contextualSpacing/>
      </w:pPr>
      <w:r w:rsidRPr="002524FB">
        <w:t xml:space="preserve">Description: </w:t>
      </w:r>
      <w:r w:rsidRPr="002524FB">
        <w:rPr>
          <w:rFonts w:cstheme="minorHAnsi"/>
          <w:color w:val="0A0A0A"/>
          <w:shd w:val="clear" w:color="auto" w:fill="FFFFFF"/>
        </w:rPr>
        <w:t>Provides the Ramp Uncertainty MW amount for RampUP and RampDN</w:t>
      </w:r>
      <w:r w:rsidR="00986F10" w:rsidRPr="002524FB">
        <w:rPr>
          <w:rFonts w:cstheme="minorHAnsi"/>
          <w:color w:val="0A0A0A"/>
          <w:shd w:val="clear" w:color="auto" w:fill="FFFFFF"/>
        </w:rPr>
        <w:t>. Includes Parent Reserve Zone designation</w:t>
      </w:r>
      <w:r w:rsidR="00A07075" w:rsidRPr="002524FB">
        <w:rPr>
          <w:rFonts w:cstheme="minorHAnsi"/>
          <w:color w:val="0A0A0A"/>
          <w:shd w:val="clear" w:color="auto" w:fill="FFFFFF"/>
        </w:rPr>
        <w:t xml:space="preserve"> with Public Data release 1.35</w:t>
      </w:r>
      <w:r w:rsidR="00986F10" w:rsidRPr="002524FB">
        <w:rPr>
          <w:rFonts w:cstheme="minorHAnsi"/>
          <w:color w:val="0A0A0A"/>
          <w:shd w:val="clear" w:color="auto" w:fill="FFFFFF"/>
        </w:rPr>
        <w:t xml:space="preserve">. </w:t>
      </w:r>
    </w:p>
    <w:p w14:paraId="58F1B8A1" w14:textId="77777777" w:rsidR="006A5537" w:rsidRPr="002524FB" w:rsidRDefault="006A5537" w:rsidP="00CE0EB0">
      <w:pPr>
        <w:spacing w:after="0" w:line="240" w:lineRule="auto"/>
        <w:contextualSpacing/>
      </w:pPr>
      <w:r w:rsidRPr="002524FB">
        <w:t>File Name: Ramp-Uncertainty-YYYYMMDD.csv</w:t>
      </w:r>
    </w:p>
    <w:p w14:paraId="4C44DBD8" w14:textId="77777777" w:rsidR="006A5537" w:rsidRPr="002524FB" w:rsidRDefault="006A5537" w:rsidP="00CE0EB0">
      <w:pPr>
        <w:spacing w:after="0" w:line="240" w:lineRule="auto"/>
        <w:contextualSpacing/>
      </w:pPr>
      <w:r w:rsidRPr="002524FB">
        <w:t>Frequency: Monthly</w:t>
      </w:r>
    </w:p>
    <w:p w14:paraId="375B8DE4" w14:textId="77777777" w:rsidR="006A5537" w:rsidRPr="002524FB" w:rsidRDefault="006A5537" w:rsidP="00CE0EB0">
      <w:pPr>
        <w:pStyle w:val="Heading2"/>
        <w:spacing w:line="240" w:lineRule="auto"/>
        <w:contextualSpacing/>
        <w:rPr>
          <w:b w:val="0"/>
          <w:bCs w:val="0"/>
        </w:rPr>
      </w:pPr>
      <w:bookmarkStart w:id="45" w:name="_Toc220601659"/>
      <w:r w:rsidRPr="002524FB">
        <w:t>Regulation Performance by MP</w:t>
      </w:r>
      <w:bookmarkEnd w:id="45"/>
    </w:p>
    <w:p w14:paraId="4E5F2610" w14:textId="615072CF" w:rsidR="006A5537" w:rsidRPr="002524FB" w:rsidRDefault="006A5537" w:rsidP="00CE0EB0">
      <w:pPr>
        <w:spacing w:after="0" w:line="240" w:lineRule="auto"/>
        <w:contextualSpacing/>
      </w:pPr>
      <w:r w:rsidRPr="002524FB">
        <w:t xml:space="preserve">Description: </w:t>
      </w:r>
      <w:r w:rsidR="00477020" w:rsidRPr="002524FB">
        <w:t>R</w:t>
      </w:r>
      <w:r w:rsidRPr="002524FB">
        <w:t xml:space="preserve">eport showing Regulation Up Score &amp; Regulation Down Score by market participant.  (MP names masked)  </w:t>
      </w:r>
    </w:p>
    <w:p w14:paraId="33442388" w14:textId="73FBDC68" w:rsidR="006A5537" w:rsidRPr="002524FB" w:rsidRDefault="006A5537" w:rsidP="00CE0EB0">
      <w:pPr>
        <w:spacing w:after="0" w:line="240" w:lineRule="auto"/>
        <w:contextualSpacing/>
      </w:pPr>
      <w:r w:rsidRPr="002524FB">
        <w:t>File Name: Month_YYYY</w:t>
      </w:r>
      <w:r w:rsidR="003A7D2E">
        <w:t>_</w:t>
      </w:r>
      <w:r w:rsidRPr="002524FB">
        <w:t>Regulation_Performance.csv</w:t>
      </w:r>
    </w:p>
    <w:p w14:paraId="15687A6A" w14:textId="0F415812" w:rsidR="006A5537" w:rsidRPr="002524FB" w:rsidRDefault="006A5537" w:rsidP="00CE0EB0">
      <w:pPr>
        <w:spacing w:line="240" w:lineRule="auto"/>
        <w:contextualSpacing/>
      </w:pPr>
      <w:r w:rsidRPr="002524FB">
        <w:t>Frequency: Monthly</w:t>
      </w:r>
    </w:p>
    <w:p w14:paraId="4EF46ECD" w14:textId="77777777" w:rsidR="006A5537" w:rsidRPr="002524FB" w:rsidRDefault="006A5537" w:rsidP="00CE0EB0">
      <w:pPr>
        <w:pStyle w:val="Heading2"/>
        <w:spacing w:line="240" w:lineRule="auto"/>
        <w:contextualSpacing/>
      </w:pPr>
      <w:bookmarkStart w:id="46" w:name="_Toc220601660"/>
      <w:r w:rsidRPr="002524FB">
        <w:t>Variable Energy Resource (VER) Curtailments</w:t>
      </w:r>
      <w:bookmarkEnd w:id="46"/>
    </w:p>
    <w:p w14:paraId="124B956D" w14:textId="0D3EC031" w:rsidR="006A5537" w:rsidRPr="002524FB" w:rsidRDefault="006A5537" w:rsidP="00CE0EB0">
      <w:pPr>
        <w:spacing w:after="0" w:line="240" w:lineRule="auto"/>
        <w:contextualSpacing/>
      </w:pPr>
      <w:r w:rsidRPr="002524FB">
        <w:t xml:space="preserve">Description: 5 minute interval for SPP total </w:t>
      </w:r>
      <w:r w:rsidR="00BA2B62" w:rsidRPr="002524FB">
        <w:t>VER curtailment</w:t>
      </w:r>
      <w:r w:rsidRPr="002524FB">
        <w:t xml:space="preserve"> (not per resource)</w:t>
      </w:r>
      <w:r w:rsidR="00986F10" w:rsidRPr="002524FB">
        <w:t>. In</w:t>
      </w:r>
      <w:r w:rsidR="00986F10" w:rsidRPr="002524FB">
        <w:rPr>
          <w:rFonts w:ascii="Calibri" w:eastAsia="Times New Roman" w:hAnsi="Calibri" w:cs="Times New Roman"/>
          <w:color w:val="000000"/>
        </w:rPr>
        <w:t>cludes Balancing Authority Area designation</w:t>
      </w:r>
      <w:r w:rsidR="00A07075" w:rsidRPr="002524FB">
        <w:rPr>
          <w:rFonts w:ascii="Calibri" w:eastAsia="Times New Roman" w:hAnsi="Calibri" w:cs="Times New Roman"/>
          <w:color w:val="000000"/>
        </w:rPr>
        <w:t xml:space="preserve"> with Public Data release 1.35</w:t>
      </w:r>
      <w:r w:rsidR="00986F10" w:rsidRPr="002524FB">
        <w:rPr>
          <w:rFonts w:ascii="Calibri" w:eastAsia="Times New Roman" w:hAnsi="Calibri" w:cs="Times New Roman"/>
          <w:color w:val="000000"/>
        </w:rPr>
        <w:t>.</w:t>
      </w:r>
    </w:p>
    <w:p w14:paraId="78B04019" w14:textId="77777777" w:rsidR="006A5537" w:rsidRPr="002524FB" w:rsidRDefault="006A5537" w:rsidP="00CE0EB0">
      <w:pPr>
        <w:pStyle w:val="ListParagraph"/>
        <w:numPr>
          <w:ilvl w:val="0"/>
          <w:numId w:val="13"/>
        </w:numPr>
        <w:spacing w:after="0" w:line="240" w:lineRule="auto"/>
      </w:pPr>
      <w:r w:rsidRPr="002524FB">
        <w:t xml:space="preserve">Wind re-dispatch curtailments </w:t>
      </w:r>
    </w:p>
    <w:p w14:paraId="1C98068E" w14:textId="77777777" w:rsidR="006A5537" w:rsidRPr="002524FB" w:rsidRDefault="006A5537" w:rsidP="00CE0EB0">
      <w:pPr>
        <w:pStyle w:val="ListParagraph"/>
        <w:numPr>
          <w:ilvl w:val="1"/>
          <w:numId w:val="12"/>
        </w:numPr>
        <w:spacing w:after="0" w:line="240" w:lineRule="auto"/>
      </w:pPr>
      <w:r w:rsidRPr="002524FB">
        <w:t xml:space="preserve">Follow flag is set by RTBM and the wind resources are dispatched below their forecast </w:t>
      </w:r>
    </w:p>
    <w:p w14:paraId="0F4038A6" w14:textId="77777777" w:rsidR="006A5537" w:rsidRPr="002524FB" w:rsidRDefault="006A5537" w:rsidP="00CE0EB0">
      <w:pPr>
        <w:pStyle w:val="ListParagraph"/>
        <w:numPr>
          <w:ilvl w:val="0"/>
          <w:numId w:val="12"/>
        </w:numPr>
        <w:spacing w:after="0" w:line="240" w:lineRule="auto"/>
      </w:pPr>
      <w:r w:rsidRPr="002524FB">
        <w:t xml:space="preserve">Wind manual curtailments </w:t>
      </w:r>
    </w:p>
    <w:p w14:paraId="39ABA3B2" w14:textId="7D13F124" w:rsidR="006A5537" w:rsidRPr="002524FB" w:rsidRDefault="006A5537" w:rsidP="00CE0EB0">
      <w:pPr>
        <w:pStyle w:val="ListParagraph"/>
        <w:numPr>
          <w:ilvl w:val="1"/>
          <w:numId w:val="12"/>
        </w:numPr>
        <w:spacing w:after="0" w:line="240" w:lineRule="auto"/>
      </w:pPr>
      <w:r w:rsidRPr="002524FB">
        <w:t>There is a manual dispatch for the wind resource that is below the resource's forecast</w:t>
      </w:r>
    </w:p>
    <w:p w14:paraId="08B3B317" w14:textId="77777777" w:rsidR="006A5537" w:rsidRPr="002524FB" w:rsidRDefault="006A5537" w:rsidP="00CE0EB0">
      <w:pPr>
        <w:spacing w:after="0" w:line="240" w:lineRule="auto"/>
        <w:contextualSpacing/>
      </w:pPr>
      <w:r w:rsidRPr="002524FB">
        <w:t xml:space="preserve">File Name(s): </w:t>
      </w:r>
    </w:p>
    <w:p w14:paraId="70EA4182" w14:textId="55F313EB" w:rsidR="006A5537" w:rsidRPr="002524FB" w:rsidRDefault="006A5537" w:rsidP="00CE0EB0">
      <w:pPr>
        <w:spacing w:after="0" w:line="240" w:lineRule="auto"/>
        <w:contextualSpacing/>
      </w:pPr>
      <w:r w:rsidRPr="002524FB">
        <w:t>VER</w:t>
      </w:r>
      <w:r w:rsidR="003A7D2E">
        <w:t>-</w:t>
      </w:r>
      <w:r w:rsidRPr="002524FB">
        <w:t>Curtailments</w:t>
      </w:r>
      <w:r w:rsidR="003A7D2E">
        <w:t>-</w:t>
      </w:r>
      <w:r w:rsidRPr="002524FB">
        <w:t>YYYYMMDD.csv</w:t>
      </w:r>
    </w:p>
    <w:p w14:paraId="65E0155B" w14:textId="55FBD30F" w:rsidR="006A5537" w:rsidRPr="002524FB" w:rsidRDefault="006A5537" w:rsidP="00CE0EB0">
      <w:pPr>
        <w:spacing w:after="0" w:line="240" w:lineRule="auto"/>
        <w:contextualSpacing/>
      </w:pPr>
      <w:r w:rsidRPr="002524FB">
        <w:t>VER</w:t>
      </w:r>
      <w:r w:rsidR="003A7D2E">
        <w:t>-</w:t>
      </w:r>
      <w:r w:rsidRPr="002524FB">
        <w:t>Curtailments</w:t>
      </w:r>
      <w:r w:rsidR="003A7D2E">
        <w:t>-MONTHLY-</w:t>
      </w:r>
      <w:r w:rsidRPr="002524FB">
        <w:t>YYYYMM.csv</w:t>
      </w:r>
    </w:p>
    <w:p w14:paraId="7BA1BB76" w14:textId="2A9C329B" w:rsidR="006A5537" w:rsidRPr="002524FB" w:rsidRDefault="003A7D2E" w:rsidP="00CE0EB0">
      <w:pPr>
        <w:spacing w:after="0" w:line="240" w:lineRule="auto"/>
        <w:contextualSpacing/>
      </w:pPr>
      <w:r>
        <w:t>YYYY-</w:t>
      </w:r>
      <w:r w:rsidR="006A5537" w:rsidRPr="002524FB">
        <w:t>VER</w:t>
      </w:r>
      <w:r>
        <w:t>-</w:t>
      </w:r>
      <w:r w:rsidR="006A5537" w:rsidRPr="002524FB">
        <w:t>Curtailments</w:t>
      </w:r>
      <w:r>
        <w:t>-ANNUAL-ROLLUP</w:t>
      </w:r>
      <w:r w:rsidR="006A5537" w:rsidRPr="002524FB">
        <w:t>.csv</w:t>
      </w:r>
      <w:r w:rsidR="006A5537" w:rsidRPr="002524FB">
        <w:br/>
        <w:t>Frequency: Daily, Monthly, Yearly</w:t>
      </w:r>
    </w:p>
    <w:p w14:paraId="7C10AC0C" w14:textId="77777777" w:rsidR="006A5537" w:rsidRPr="002524FB" w:rsidRDefault="006A5537" w:rsidP="00CE0EB0">
      <w:pPr>
        <w:pStyle w:val="Heading2"/>
        <w:spacing w:line="240" w:lineRule="auto"/>
        <w:contextualSpacing/>
      </w:pPr>
      <w:bookmarkStart w:id="47" w:name="_Toc220601661"/>
      <w:r w:rsidRPr="002524FB">
        <w:t>Operator Initiated Commitments</w:t>
      </w:r>
      <w:bookmarkEnd w:id="47"/>
    </w:p>
    <w:p w14:paraId="2A8AB457" w14:textId="251E683D" w:rsidR="006A5537" w:rsidRPr="002524FB" w:rsidRDefault="006A5537" w:rsidP="00CE0EB0">
      <w:pPr>
        <w:spacing w:after="0" w:line="240" w:lineRule="auto"/>
        <w:contextualSpacing/>
        <w:rPr>
          <w:color w:val="000000"/>
        </w:rPr>
      </w:pPr>
      <w:r w:rsidRPr="002524FB">
        <w:rPr>
          <w:color w:val="000000"/>
        </w:rPr>
        <w:t>Operator initiated commitments will be compiled and reported each day.  At the end of each month, the commitments will be rolled up into a single monthly file.  At the end of each year, these will be rolled into a single yearly file.</w:t>
      </w:r>
    </w:p>
    <w:p w14:paraId="2635462C" w14:textId="77777777" w:rsidR="006A5537" w:rsidRPr="002524FB" w:rsidRDefault="006A5537" w:rsidP="00CE0EB0">
      <w:pPr>
        <w:spacing w:after="0" w:line="240" w:lineRule="auto"/>
        <w:contextualSpacing/>
      </w:pPr>
      <w:r w:rsidRPr="002524FB">
        <w:t xml:space="preserve">File Name(s): </w:t>
      </w:r>
      <w:r w:rsidRPr="002524FB">
        <w:tab/>
      </w:r>
    </w:p>
    <w:p w14:paraId="64D1D448" w14:textId="7AC4C1C7" w:rsidR="006A5537" w:rsidRPr="002524FB" w:rsidRDefault="003A7D2E" w:rsidP="00CE0EB0">
      <w:pPr>
        <w:pStyle w:val="ListParagraph"/>
        <w:numPr>
          <w:ilvl w:val="0"/>
          <w:numId w:val="20"/>
        </w:numPr>
        <w:spacing w:after="0" w:line="240" w:lineRule="auto"/>
      </w:pPr>
      <w:r>
        <w:t>OPERATOR</w:t>
      </w:r>
      <w:r w:rsidR="006A5537" w:rsidRPr="002524FB">
        <w:t>_</w:t>
      </w:r>
      <w:r>
        <w:t>INITATED</w:t>
      </w:r>
      <w:r w:rsidR="006A5537" w:rsidRPr="002524FB">
        <w:t>_</w:t>
      </w:r>
      <w:r>
        <w:t>COMMITMENTS-</w:t>
      </w:r>
      <w:r w:rsidR="006A5537" w:rsidRPr="002524FB">
        <w:t>&lt;YEAR&gt;&lt;MONTH&gt;&lt;DAY&gt;.csv</w:t>
      </w:r>
    </w:p>
    <w:p w14:paraId="60C9C73D" w14:textId="05C9438F" w:rsidR="006A5537" w:rsidRPr="002524FB" w:rsidRDefault="003A7D2E" w:rsidP="00CE0EB0">
      <w:pPr>
        <w:pStyle w:val="ListParagraph"/>
        <w:numPr>
          <w:ilvl w:val="0"/>
          <w:numId w:val="20"/>
        </w:numPr>
        <w:spacing w:after="0" w:line="240" w:lineRule="auto"/>
      </w:pPr>
      <w:r>
        <w:t>OPERATOR</w:t>
      </w:r>
      <w:r w:rsidRPr="002524FB">
        <w:t>_</w:t>
      </w:r>
      <w:r>
        <w:t>INITATED</w:t>
      </w:r>
      <w:r w:rsidRPr="002524FB">
        <w:t>_</w:t>
      </w:r>
      <w:r>
        <w:t>COMMITMENTS -</w:t>
      </w:r>
      <w:r w:rsidR="006A5537" w:rsidRPr="002524FB">
        <w:t>&lt;YEAR&gt;&lt;MONTH&gt;.csv</w:t>
      </w:r>
    </w:p>
    <w:p w14:paraId="37ED5D61" w14:textId="29025246" w:rsidR="006A5537" w:rsidRPr="002524FB" w:rsidRDefault="003A7D2E" w:rsidP="00CE0EB0">
      <w:pPr>
        <w:pStyle w:val="ListParagraph"/>
        <w:numPr>
          <w:ilvl w:val="0"/>
          <w:numId w:val="20"/>
        </w:numPr>
        <w:spacing w:after="0" w:line="240" w:lineRule="auto"/>
      </w:pPr>
      <w:r>
        <w:t>OPERATOR</w:t>
      </w:r>
      <w:r w:rsidRPr="002524FB">
        <w:t>_</w:t>
      </w:r>
      <w:r>
        <w:t>INITATED</w:t>
      </w:r>
      <w:r w:rsidRPr="002524FB">
        <w:t>_</w:t>
      </w:r>
      <w:r>
        <w:t>COMMITMENTS -</w:t>
      </w:r>
      <w:r w:rsidR="006A5537" w:rsidRPr="002524FB">
        <w:t xml:space="preserve">&lt;YEAR&gt;.zip  </w:t>
      </w:r>
    </w:p>
    <w:p w14:paraId="2824337F" w14:textId="77777777" w:rsidR="006A5537" w:rsidRPr="002524FB" w:rsidRDefault="006A5537" w:rsidP="00CE0EB0">
      <w:pPr>
        <w:spacing w:after="0" w:line="240" w:lineRule="auto"/>
        <w:contextualSpacing/>
      </w:pPr>
      <w:r w:rsidRPr="002524FB">
        <w:t>Frequency: Daily, Monthly, Yearly</w:t>
      </w:r>
      <w:r w:rsidRPr="002524FB">
        <w:tab/>
      </w:r>
    </w:p>
    <w:p w14:paraId="6A3CE94B" w14:textId="77777777" w:rsidR="00CE0EB0" w:rsidRPr="002524FB" w:rsidRDefault="00CE0EB0" w:rsidP="00CE0EB0">
      <w:pPr>
        <w:pStyle w:val="Heading2"/>
        <w:spacing w:line="240" w:lineRule="auto"/>
        <w:contextualSpacing/>
      </w:pPr>
      <w:bookmarkStart w:id="48" w:name="_Toc220601662"/>
      <w:r w:rsidRPr="002524FB">
        <w:t>Ramp Sharing</w:t>
      </w:r>
      <w:bookmarkEnd w:id="48"/>
    </w:p>
    <w:p w14:paraId="3DCEC0F5" w14:textId="77777777" w:rsidR="00CE0EB0" w:rsidRPr="002524FB" w:rsidRDefault="00CE0EB0" w:rsidP="00CE0EB0">
      <w:pPr>
        <w:spacing w:line="240" w:lineRule="auto"/>
        <w:contextualSpacing/>
        <w:rPr>
          <w:rFonts w:eastAsia="Times New Roman" w:cs="Segoe UI"/>
        </w:rPr>
      </w:pPr>
      <w:r w:rsidRPr="002524FB">
        <w:t xml:space="preserve">Description:  The file will be in the CSV format. The delimiter will be a comma; column headers will be included in the file.  Per 4.1.6 of Protocols SPP may allow the sharing of ramp information ranging from “no sharing” to “100% sharing”.  Current setting for this report is at 100% Contingency Reserve Ramp Sharing and 50% Regulation Ramp Sharing. </w:t>
      </w:r>
      <w:r w:rsidRPr="002524FB">
        <w:rPr>
          <w:rFonts w:eastAsia="Times New Roman" w:cs="Segoe UI"/>
        </w:rPr>
        <w:t xml:space="preserve"> </w:t>
      </w:r>
    </w:p>
    <w:p w14:paraId="3FCD4142" w14:textId="77777777" w:rsidR="00CE0EB0" w:rsidRPr="002524FB" w:rsidRDefault="00CE0EB0" w:rsidP="00CE0EB0">
      <w:pPr>
        <w:spacing w:after="0" w:line="240" w:lineRule="auto"/>
        <w:contextualSpacing/>
      </w:pPr>
      <w:r w:rsidRPr="002524FB">
        <w:t>File Name: RAMP_SHARING.csv</w:t>
      </w:r>
    </w:p>
    <w:p w14:paraId="404D5B0A" w14:textId="508E2F09" w:rsidR="00CE0EB0" w:rsidRDefault="00CE0EB0" w:rsidP="00CE0EB0">
      <w:pPr>
        <w:spacing w:line="240" w:lineRule="auto"/>
        <w:contextualSpacing/>
      </w:pPr>
      <w:r w:rsidRPr="002524FB">
        <w:t>Frequency: Daily</w:t>
      </w:r>
      <w:r w:rsidR="003A7D2E">
        <w:t xml:space="preserve"> </w:t>
      </w:r>
      <w:r w:rsidR="003A7D2E" w:rsidRPr="002524FB">
        <w:rPr>
          <w:rFonts w:ascii="Calibri" w:hAnsi="Calibri" w:cs="Calibri"/>
        </w:rPr>
        <w:t>(previous file will be overwritten)</w:t>
      </w:r>
    </w:p>
    <w:p w14:paraId="7F6375B0" w14:textId="77777777" w:rsidR="006A5537" w:rsidRPr="002524FB" w:rsidRDefault="006A5537" w:rsidP="00CE0EB0">
      <w:pPr>
        <w:spacing w:after="0" w:line="240" w:lineRule="auto"/>
        <w:contextualSpacing/>
      </w:pPr>
    </w:p>
    <w:p w14:paraId="46825912" w14:textId="77777777" w:rsidR="004A42DB" w:rsidRPr="002524FB" w:rsidRDefault="004A42DB" w:rsidP="00CE0EB0">
      <w:pPr>
        <w:pStyle w:val="Heading2"/>
        <w:spacing w:before="0" w:line="240" w:lineRule="auto"/>
        <w:contextualSpacing/>
      </w:pPr>
      <w:bookmarkStart w:id="49" w:name="_Toc220601663"/>
      <w:r w:rsidRPr="002524FB">
        <w:t>Available Outage Maintenance Margin</w:t>
      </w:r>
      <w:bookmarkEnd w:id="49"/>
    </w:p>
    <w:p w14:paraId="005E97D7" w14:textId="0D2064DF" w:rsidR="00BA2B62" w:rsidRPr="002524FB" w:rsidRDefault="004C73E0" w:rsidP="00CE0EB0">
      <w:pPr>
        <w:spacing w:after="0" w:line="240" w:lineRule="auto"/>
        <w:contextualSpacing/>
        <w:rPr>
          <w:rFonts w:ascii="Calibri" w:hAnsi="Calibri" w:cs="Calibri"/>
          <w:iCs/>
        </w:rPr>
      </w:pPr>
      <w:r w:rsidRPr="002524FB">
        <w:rPr>
          <w:rFonts w:ascii="Calibri" w:hAnsi="Calibri" w:cs="Calibri"/>
        </w:rPr>
        <w:t>Description:</w:t>
      </w:r>
      <w:r w:rsidR="00096100" w:rsidRPr="002524FB">
        <w:rPr>
          <w:rFonts w:ascii="Calibri" w:hAnsi="Calibri" w:cs="Calibri"/>
        </w:rPr>
        <w:t xml:space="preserve"> </w:t>
      </w:r>
      <w:r w:rsidR="00096100" w:rsidRPr="002524FB">
        <w:rPr>
          <w:rFonts w:ascii="Calibri" w:hAnsi="Calibri" w:cs="Calibri"/>
          <w:iCs/>
        </w:rPr>
        <w:t xml:space="preserve">The remaining amount of MWs available for generation outages to be scheduled for the given day. This number is calculated from a </w:t>
      </w:r>
      <w:r w:rsidR="00BA2B62" w:rsidRPr="002524FB">
        <w:rPr>
          <w:rFonts w:ascii="Calibri" w:hAnsi="Calibri" w:cs="Calibri"/>
          <w:iCs/>
        </w:rPr>
        <w:t>Balancing Authority Area</w:t>
      </w:r>
      <w:r w:rsidR="00096100" w:rsidRPr="002524FB">
        <w:rPr>
          <w:rFonts w:ascii="Calibri" w:hAnsi="Calibri" w:cs="Calibri"/>
          <w:iCs/>
        </w:rPr>
        <w:t xml:space="preserve"> Capacity standpoint. Example: If a given MKTDAY has 500 Additional MWs Available for Maintenance, then an outage submission of a generator across that MKTDAY with a max capability of up to and including 500 MWs would be acceptable. An outage submission of a generator across that MKTDAY with a max capability over 500 MWs would be denied. Please note that this margin is one of many criteria used </w:t>
      </w:r>
      <w:r w:rsidR="00096100" w:rsidRPr="002524FB">
        <w:rPr>
          <w:rFonts w:ascii="Calibri" w:hAnsi="Calibri" w:cs="Calibri"/>
          <w:iCs/>
        </w:rPr>
        <w:lastRenderedPageBreak/>
        <w:t>in determining if a generation outage may be approved. A generation outage may be denied for other reasons even if it falls within the acceptable MW range based on the calculated margin.</w:t>
      </w:r>
      <w:r w:rsidR="00A07075" w:rsidRPr="002524FB">
        <w:rPr>
          <w:rFonts w:ascii="Calibri" w:hAnsi="Calibri" w:cs="Calibri"/>
          <w:iCs/>
        </w:rPr>
        <w:t xml:space="preserve"> </w:t>
      </w:r>
      <w:r w:rsidR="00A07075" w:rsidRPr="002524FB">
        <w:t xml:space="preserve">One file for each Balancing Authority Area </w:t>
      </w:r>
      <w:r w:rsidR="00A07075" w:rsidRPr="002524FB">
        <w:rPr>
          <w:rFonts w:ascii="Calibri" w:eastAsia="Times New Roman" w:hAnsi="Calibri" w:cs="Times New Roman"/>
          <w:color w:val="000000"/>
        </w:rPr>
        <w:t>added with Public Data release 1.35.</w:t>
      </w:r>
    </w:p>
    <w:p w14:paraId="392FF4BB" w14:textId="77777777" w:rsidR="00BA2B62" w:rsidRPr="002524FB" w:rsidRDefault="004A42DB" w:rsidP="00CE0EB0">
      <w:pPr>
        <w:spacing w:after="0" w:line="240" w:lineRule="auto"/>
        <w:contextualSpacing/>
        <w:rPr>
          <w:rFonts w:ascii="Calibri" w:hAnsi="Calibri" w:cs="Calibri"/>
        </w:rPr>
      </w:pPr>
      <w:r w:rsidRPr="002524FB">
        <w:rPr>
          <w:rFonts w:ascii="Calibri" w:hAnsi="Calibri" w:cs="Calibri"/>
        </w:rPr>
        <w:t>File Name</w:t>
      </w:r>
      <w:r w:rsidR="00BA2B62" w:rsidRPr="002524FB">
        <w:rPr>
          <w:rFonts w:ascii="Calibri" w:hAnsi="Calibri" w:cs="Calibri"/>
        </w:rPr>
        <w:t>(s)</w:t>
      </w:r>
      <w:r w:rsidRPr="002524FB">
        <w:rPr>
          <w:rFonts w:ascii="Calibri" w:hAnsi="Calibri" w:cs="Calibri"/>
        </w:rPr>
        <w:t xml:space="preserve">: </w:t>
      </w:r>
    </w:p>
    <w:p w14:paraId="09C61564" w14:textId="385BEA15" w:rsidR="004A42DB" w:rsidRPr="002524FB" w:rsidRDefault="004A42DB" w:rsidP="00CE0EB0">
      <w:pPr>
        <w:spacing w:after="0" w:line="240" w:lineRule="auto"/>
        <w:contextualSpacing/>
        <w:rPr>
          <w:rFonts w:ascii="Calibri" w:hAnsi="Calibri" w:cs="Calibri"/>
        </w:rPr>
      </w:pPr>
      <w:r w:rsidRPr="002524FB">
        <w:rPr>
          <w:rFonts w:ascii="Calibri" w:hAnsi="Calibri" w:cs="Calibri"/>
        </w:rPr>
        <w:t>AvailableOutageMaintenanceMargin</w:t>
      </w:r>
      <w:r w:rsidR="00BA2B62" w:rsidRPr="002524FB">
        <w:rPr>
          <w:rFonts w:ascii="Calibri" w:hAnsi="Calibri" w:cs="Calibri"/>
        </w:rPr>
        <w:t>_SPP</w:t>
      </w:r>
      <w:r w:rsidRPr="002524FB">
        <w:rPr>
          <w:rFonts w:ascii="Calibri" w:hAnsi="Calibri" w:cs="Calibri"/>
        </w:rPr>
        <w:t>.csv</w:t>
      </w:r>
    </w:p>
    <w:p w14:paraId="6360FAAE" w14:textId="30520C91" w:rsidR="00BA2B62" w:rsidRPr="002524FB" w:rsidRDefault="00BA2B62" w:rsidP="00CE0EB0">
      <w:pPr>
        <w:spacing w:after="0" w:line="240" w:lineRule="auto"/>
        <w:contextualSpacing/>
        <w:rPr>
          <w:rFonts w:ascii="Calibri" w:hAnsi="Calibri" w:cs="Calibri"/>
        </w:rPr>
      </w:pPr>
      <w:r w:rsidRPr="002524FB">
        <w:rPr>
          <w:rFonts w:ascii="Calibri" w:hAnsi="Calibri" w:cs="Calibri"/>
        </w:rPr>
        <w:t>AvailableOutageMaintenanceMargin_SWPW.csv</w:t>
      </w:r>
    </w:p>
    <w:p w14:paraId="0F2F6171" w14:textId="781FB4C2" w:rsidR="004A42DB" w:rsidRPr="002524FB" w:rsidRDefault="004A42DB" w:rsidP="00CE0EB0">
      <w:pPr>
        <w:spacing w:after="0" w:line="240" w:lineRule="auto"/>
        <w:contextualSpacing/>
        <w:rPr>
          <w:rFonts w:ascii="Calibri" w:hAnsi="Calibri" w:cs="Calibri"/>
        </w:rPr>
      </w:pPr>
      <w:r w:rsidRPr="002524FB">
        <w:rPr>
          <w:rFonts w:ascii="Calibri" w:hAnsi="Calibri" w:cs="Calibri"/>
        </w:rPr>
        <w:t xml:space="preserve">Frequency: </w:t>
      </w:r>
      <w:r w:rsidR="004C73E0" w:rsidRPr="002524FB">
        <w:rPr>
          <w:rFonts w:ascii="Calibri" w:hAnsi="Calibri" w:cs="Calibri"/>
        </w:rPr>
        <w:t>Daily (previous file will be overwritten)</w:t>
      </w:r>
    </w:p>
    <w:p w14:paraId="5DBCCC16" w14:textId="77777777" w:rsidR="00CE0EB0" w:rsidRPr="002524FB" w:rsidRDefault="00CE0EB0" w:rsidP="00CE0EB0">
      <w:pPr>
        <w:pStyle w:val="Heading2"/>
        <w:spacing w:line="240" w:lineRule="auto"/>
        <w:contextualSpacing/>
      </w:pPr>
      <w:bookmarkStart w:id="50" w:name="_Toc220601664"/>
      <w:r w:rsidRPr="002524FB">
        <w:t>Capacity of Generation on Outage</w:t>
      </w:r>
      <w:bookmarkEnd w:id="50"/>
    </w:p>
    <w:p w14:paraId="2EEE565D" w14:textId="4851EF3D" w:rsidR="00CE0EB0" w:rsidRPr="002524FB" w:rsidRDefault="00CE0EB0" w:rsidP="00CE0EB0">
      <w:pPr>
        <w:spacing w:after="0" w:line="240" w:lineRule="auto"/>
        <w:contextualSpacing/>
      </w:pPr>
      <w:r w:rsidRPr="002524FB">
        <w:t>Description:  7 day outlook for MW of generation on outage</w:t>
      </w:r>
      <w:r w:rsidRPr="002524FB">
        <w:rPr>
          <w:rFonts w:ascii="Cambria" w:hAnsi="Cambria"/>
        </w:rPr>
        <w:t xml:space="preserve"> by fuel type (including submitted CROW outages and offered Commit Status = OUTAGE)</w:t>
      </w:r>
      <w:r w:rsidR="00BA2B62" w:rsidRPr="002524FB">
        <w:rPr>
          <w:rFonts w:ascii="Cambria" w:hAnsi="Cambria"/>
        </w:rPr>
        <w:t xml:space="preserve">. </w:t>
      </w:r>
      <w:r w:rsidR="00BA2B62" w:rsidRPr="002524FB">
        <w:t>In</w:t>
      </w:r>
      <w:r w:rsidR="00BA2B62" w:rsidRPr="002524FB">
        <w:rPr>
          <w:rFonts w:ascii="Calibri" w:eastAsia="Times New Roman" w:hAnsi="Calibri" w:cs="Times New Roman"/>
          <w:color w:val="000000"/>
        </w:rPr>
        <w:t>cludes Balancing Authority Area designation</w:t>
      </w:r>
      <w:r w:rsidR="00A07075" w:rsidRPr="002524FB">
        <w:rPr>
          <w:rFonts w:ascii="Calibri" w:eastAsia="Times New Roman" w:hAnsi="Calibri" w:cs="Times New Roman"/>
          <w:color w:val="000000"/>
        </w:rPr>
        <w:t xml:space="preserve"> with Public Data release 1.35</w:t>
      </w:r>
      <w:r w:rsidR="00BA2B62" w:rsidRPr="002524FB">
        <w:rPr>
          <w:rFonts w:ascii="Calibri" w:eastAsia="Times New Roman" w:hAnsi="Calibri" w:cs="Times New Roman"/>
          <w:color w:val="000000"/>
        </w:rPr>
        <w:t>.</w:t>
      </w:r>
    </w:p>
    <w:p w14:paraId="0873F69F" w14:textId="77777777" w:rsidR="00CE0EB0" w:rsidRPr="002524FB" w:rsidRDefault="00CE0EB0" w:rsidP="00CE0EB0">
      <w:pPr>
        <w:spacing w:after="0" w:line="240" w:lineRule="auto"/>
        <w:contextualSpacing/>
      </w:pPr>
      <w:r w:rsidRPr="002524FB">
        <w:t>File Name(s): Capacity-Gen-Outage-YYYYMMDD.csv</w:t>
      </w:r>
    </w:p>
    <w:p w14:paraId="63C8D427" w14:textId="77777777" w:rsidR="00CE0EB0" w:rsidRPr="002524FB" w:rsidRDefault="00CE0EB0" w:rsidP="00CE0EB0">
      <w:pPr>
        <w:spacing w:line="240" w:lineRule="auto"/>
        <w:contextualSpacing/>
      </w:pPr>
      <w:r w:rsidRPr="002524FB">
        <w:t>Frequency: Daily</w:t>
      </w:r>
    </w:p>
    <w:p w14:paraId="3E5B5049" w14:textId="77777777" w:rsidR="00CE0EB0" w:rsidRPr="002524FB" w:rsidRDefault="00CE0EB0" w:rsidP="00CE0EB0">
      <w:pPr>
        <w:pStyle w:val="Heading2"/>
        <w:spacing w:line="240" w:lineRule="auto"/>
        <w:contextualSpacing/>
      </w:pPr>
      <w:bookmarkStart w:id="51" w:name="_Toc220601665"/>
      <w:r w:rsidRPr="002524FB">
        <w:t>Contingency Reserve Deployment</w:t>
      </w:r>
      <w:bookmarkEnd w:id="51"/>
    </w:p>
    <w:p w14:paraId="0B3D646F" w14:textId="18BFA2AD" w:rsidR="00CE0EB0" w:rsidRPr="002524FB" w:rsidRDefault="00CE0EB0" w:rsidP="00CE0EB0">
      <w:pPr>
        <w:spacing w:after="0" w:line="240" w:lineRule="auto"/>
        <w:contextualSpacing/>
      </w:pPr>
      <w:r w:rsidRPr="002524FB">
        <w:t>Description: Monthly summary for previous month Contingency Reserve Deployment</w:t>
      </w:r>
      <w:r w:rsidR="00BA2B62" w:rsidRPr="002524FB">
        <w:t>. One file for each Balancing Authority Area</w:t>
      </w:r>
      <w:r w:rsidR="00A07075" w:rsidRPr="002524FB">
        <w:t xml:space="preserve"> </w:t>
      </w:r>
      <w:r w:rsidR="00A07075" w:rsidRPr="002524FB">
        <w:rPr>
          <w:rFonts w:ascii="Calibri" w:eastAsia="Times New Roman" w:hAnsi="Calibri" w:cs="Times New Roman"/>
          <w:color w:val="000000"/>
        </w:rPr>
        <w:t>added with Public Data release 1.35.</w:t>
      </w:r>
    </w:p>
    <w:p w14:paraId="46EB609F" w14:textId="38E4E5CB" w:rsidR="00BA2B62" w:rsidRPr="002524FB" w:rsidRDefault="00CE0EB0" w:rsidP="00CE0EB0">
      <w:pPr>
        <w:spacing w:after="0" w:line="240" w:lineRule="auto"/>
        <w:contextualSpacing/>
      </w:pPr>
      <w:r w:rsidRPr="002524FB">
        <w:t>File Name</w:t>
      </w:r>
      <w:r w:rsidR="00BA2B62" w:rsidRPr="002524FB">
        <w:t>(s)</w:t>
      </w:r>
      <w:r w:rsidRPr="002524FB">
        <w:t xml:space="preserve">: </w:t>
      </w:r>
    </w:p>
    <w:p w14:paraId="1DEAC774" w14:textId="55662AB8" w:rsidR="00BA2B62" w:rsidRPr="002524FB" w:rsidRDefault="00CE0EB0" w:rsidP="00CE0EB0">
      <w:pPr>
        <w:spacing w:after="0" w:line="240" w:lineRule="auto"/>
        <w:contextualSpacing/>
      </w:pPr>
      <w:r w:rsidRPr="002524FB">
        <w:t>Contingency-Re</w:t>
      </w:r>
      <w:ins w:id="52" w:author="Amit Patil" w:date="2026-01-30T17:29:00Z" w16du:dateUtc="2026-01-30T23:29:00Z">
        <w:r w:rsidR="009F3A8A">
          <w:t>s</w:t>
        </w:r>
      </w:ins>
      <w:r w:rsidRPr="002524FB">
        <w:t>erve-Deployment-YYYYMM.csv</w:t>
      </w:r>
    </w:p>
    <w:p w14:paraId="10455CFC" w14:textId="782AF4BE" w:rsidR="00CE0EB0" w:rsidRPr="002524FB" w:rsidRDefault="00BA2B62" w:rsidP="00CE0EB0">
      <w:pPr>
        <w:spacing w:after="0" w:line="240" w:lineRule="auto"/>
        <w:contextualSpacing/>
      </w:pPr>
      <w:r w:rsidRPr="002524FB">
        <w:t>Contingency-Re</w:t>
      </w:r>
      <w:ins w:id="53" w:author="Amit Patil" w:date="2026-01-30T17:29:00Z" w16du:dateUtc="2026-01-30T23:29:00Z">
        <w:r w:rsidR="009F3A8A">
          <w:t>s</w:t>
        </w:r>
      </w:ins>
      <w:r w:rsidRPr="002524FB">
        <w:t>erve-Deployment-YYYYMM-SWPW.csv</w:t>
      </w:r>
      <w:r w:rsidR="00CE0EB0" w:rsidRPr="002524FB">
        <w:br/>
        <w:t>Frequency: Monthly</w:t>
      </w:r>
    </w:p>
    <w:p w14:paraId="1E7FC436" w14:textId="77777777" w:rsidR="00CE0EB0" w:rsidRPr="002524FB" w:rsidRDefault="00CE0EB0" w:rsidP="00CE0EB0">
      <w:pPr>
        <w:pStyle w:val="Heading2"/>
        <w:spacing w:line="240" w:lineRule="auto"/>
        <w:contextualSpacing/>
      </w:pPr>
      <w:bookmarkStart w:id="54" w:name="_Toc220601666"/>
      <w:r w:rsidRPr="002524FB">
        <w:t>Generation Mix Historical</w:t>
      </w:r>
      <w:bookmarkEnd w:id="54"/>
    </w:p>
    <w:p w14:paraId="2696FCD9" w14:textId="757A88EC" w:rsidR="00CE0EB0" w:rsidRPr="002524FB" w:rsidRDefault="00CE0EB0" w:rsidP="00CE0EB0">
      <w:pPr>
        <w:spacing w:after="0" w:line="240" w:lineRule="auto"/>
        <w:contextualSpacing/>
      </w:pPr>
      <w:r w:rsidRPr="002524FB">
        <w:t xml:space="preserve">Description:  Generation mix files showing MW of generation by fuel type in use. Each fuel type split by market vs. self-commit status.  Column heading “Average Actual Load” is being changed to “Load” as of release 1.27 and source of the data column is STLF (short-term load forecast).  </w:t>
      </w:r>
      <w:r w:rsidR="00BA2B62" w:rsidRPr="002524FB">
        <w:t>One file for each Balancing Authority Area</w:t>
      </w:r>
      <w:r w:rsidR="00A07075" w:rsidRPr="002524FB">
        <w:rPr>
          <w:rFonts w:ascii="Calibri" w:eastAsia="Times New Roman" w:hAnsi="Calibri" w:cs="Times New Roman"/>
          <w:color w:val="000000"/>
        </w:rPr>
        <w:t xml:space="preserve"> added with Public Data release 1.35.</w:t>
      </w:r>
    </w:p>
    <w:p w14:paraId="114439B4" w14:textId="77777777" w:rsidR="00BA2B62" w:rsidRPr="002524FB" w:rsidRDefault="00CE0EB0" w:rsidP="00CE0EB0">
      <w:pPr>
        <w:spacing w:after="0" w:line="240" w:lineRule="auto"/>
        <w:contextualSpacing/>
      </w:pPr>
      <w:r w:rsidRPr="002524FB">
        <w:t xml:space="preserve">File Name(s): </w:t>
      </w:r>
    </w:p>
    <w:p w14:paraId="096ED146" w14:textId="37BAB87C" w:rsidR="00CE0EB0" w:rsidRPr="002524FB" w:rsidRDefault="00CE0EB0" w:rsidP="00CE0EB0">
      <w:pPr>
        <w:spacing w:after="0" w:line="240" w:lineRule="auto"/>
        <w:contextualSpacing/>
      </w:pPr>
      <w:r w:rsidRPr="002524FB">
        <w:t>GenMix2Hour</w:t>
      </w:r>
      <w:r w:rsidR="00BA2B62" w:rsidRPr="002524FB">
        <w:t>_SPP</w:t>
      </w:r>
      <w:r w:rsidRPr="002524FB">
        <w:t>.csv</w:t>
      </w:r>
    </w:p>
    <w:p w14:paraId="4EB9FF59" w14:textId="3DF89C3A" w:rsidR="00BA2B62" w:rsidRPr="002524FB" w:rsidRDefault="00BA2B62" w:rsidP="00CE0EB0">
      <w:pPr>
        <w:spacing w:after="0" w:line="240" w:lineRule="auto"/>
        <w:contextualSpacing/>
      </w:pPr>
      <w:r w:rsidRPr="002524FB">
        <w:t>GenMix2Hour_SWPW.csv</w:t>
      </w:r>
    </w:p>
    <w:p w14:paraId="38CF88F5" w14:textId="77777777" w:rsidR="00BA2B62" w:rsidRPr="002524FB" w:rsidRDefault="00CE0EB0" w:rsidP="00CE0EB0">
      <w:pPr>
        <w:spacing w:after="0" w:line="240" w:lineRule="auto"/>
        <w:contextualSpacing/>
      </w:pPr>
      <w:r w:rsidRPr="002524FB">
        <w:t xml:space="preserve">File Name(s): </w:t>
      </w:r>
    </w:p>
    <w:p w14:paraId="7B5F25FF" w14:textId="1C92F228" w:rsidR="00CE0EB0" w:rsidRPr="002524FB" w:rsidRDefault="00CE0EB0" w:rsidP="00CE0EB0">
      <w:pPr>
        <w:spacing w:after="0" w:line="240" w:lineRule="auto"/>
        <w:contextualSpacing/>
      </w:pPr>
      <w:r w:rsidRPr="002524FB">
        <w:t>GenMix_YYYY</w:t>
      </w:r>
      <w:r w:rsidR="00D70093" w:rsidRPr="002524FB">
        <w:t>_SPP</w:t>
      </w:r>
      <w:r w:rsidRPr="002524FB">
        <w:t>.csv</w:t>
      </w:r>
    </w:p>
    <w:p w14:paraId="5E34B50C" w14:textId="61CCF058" w:rsidR="00D70093" w:rsidRPr="002524FB" w:rsidRDefault="00D70093" w:rsidP="00CE0EB0">
      <w:pPr>
        <w:spacing w:after="0" w:line="240" w:lineRule="auto"/>
        <w:contextualSpacing/>
      </w:pPr>
      <w:r w:rsidRPr="002524FB">
        <w:t>GenMix_YYYY_SWPW.csv</w:t>
      </w:r>
    </w:p>
    <w:p w14:paraId="287E2C2B" w14:textId="77777777" w:rsidR="00BA2B62" w:rsidRPr="002524FB" w:rsidRDefault="00CE0EB0" w:rsidP="00CE0EB0">
      <w:pPr>
        <w:spacing w:after="0" w:line="240" w:lineRule="auto"/>
        <w:contextualSpacing/>
      </w:pPr>
      <w:r w:rsidRPr="002524FB">
        <w:t xml:space="preserve">File Name(s): </w:t>
      </w:r>
    </w:p>
    <w:p w14:paraId="0C4190FD" w14:textId="20C45F06" w:rsidR="00CE0EB0" w:rsidRPr="002524FB" w:rsidRDefault="00CE0EB0" w:rsidP="00CE0EB0">
      <w:pPr>
        <w:spacing w:after="0" w:line="240" w:lineRule="auto"/>
        <w:contextualSpacing/>
      </w:pPr>
      <w:r w:rsidRPr="002524FB">
        <w:t>GenMixYTD</w:t>
      </w:r>
      <w:r w:rsidR="00BA2B62" w:rsidRPr="002524FB">
        <w:t>_SPP</w:t>
      </w:r>
      <w:r w:rsidRPr="002524FB">
        <w:t>.csv</w:t>
      </w:r>
    </w:p>
    <w:p w14:paraId="1048B427" w14:textId="3D54C41F" w:rsidR="00BA2B62" w:rsidRPr="002524FB" w:rsidRDefault="00BA2B62" w:rsidP="00CE0EB0">
      <w:pPr>
        <w:spacing w:after="0" w:line="240" w:lineRule="auto"/>
        <w:contextualSpacing/>
      </w:pPr>
      <w:r w:rsidRPr="002524FB">
        <w:t>GenMixYTD_SWPW.csv</w:t>
      </w:r>
    </w:p>
    <w:p w14:paraId="02765363" w14:textId="77777777" w:rsidR="00BA2B62" w:rsidRPr="002524FB" w:rsidRDefault="00CE0EB0" w:rsidP="00CE0EB0">
      <w:pPr>
        <w:spacing w:after="0" w:line="240" w:lineRule="auto"/>
        <w:contextualSpacing/>
      </w:pPr>
      <w:r w:rsidRPr="002524FB">
        <w:t xml:space="preserve">File Name(s): </w:t>
      </w:r>
    </w:p>
    <w:p w14:paraId="4A63FC5F" w14:textId="73FF55CE" w:rsidR="00CE0EB0" w:rsidRPr="002524FB" w:rsidRDefault="00CE0EB0" w:rsidP="00CE0EB0">
      <w:pPr>
        <w:spacing w:after="0" w:line="240" w:lineRule="auto"/>
        <w:contextualSpacing/>
      </w:pPr>
      <w:r w:rsidRPr="002524FB">
        <w:t>GenMix365</w:t>
      </w:r>
      <w:r w:rsidR="00BA2B62" w:rsidRPr="002524FB">
        <w:t>_SPP</w:t>
      </w:r>
      <w:r w:rsidRPr="002524FB">
        <w:t>.csv</w:t>
      </w:r>
    </w:p>
    <w:p w14:paraId="7E4A4641" w14:textId="7B99366A" w:rsidR="00BA2B62" w:rsidRPr="002524FB" w:rsidRDefault="00BA2B62" w:rsidP="00CE0EB0">
      <w:pPr>
        <w:spacing w:after="0" w:line="240" w:lineRule="auto"/>
        <w:contextualSpacing/>
      </w:pPr>
      <w:r w:rsidRPr="002524FB">
        <w:t>GenMix365_SWPW.csv</w:t>
      </w:r>
    </w:p>
    <w:p w14:paraId="78D5A6C5" w14:textId="77777777" w:rsidR="00CE0EB0" w:rsidRPr="002524FB" w:rsidRDefault="00CE0EB0" w:rsidP="00CE0EB0">
      <w:pPr>
        <w:spacing w:line="240" w:lineRule="auto"/>
        <w:contextualSpacing/>
      </w:pPr>
      <w:r w:rsidRPr="002524FB">
        <w:t>Frequency: Hourly/Daily/Annual</w:t>
      </w:r>
    </w:p>
    <w:p w14:paraId="04671603" w14:textId="77777777" w:rsidR="00CE0EB0" w:rsidRPr="002524FB" w:rsidRDefault="00CE0EB0" w:rsidP="00CE0EB0">
      <w:pPr>
        <w:pStyle w:val="Heading2"/>
        <w:spacing w:before="0" w:line="240" w:lineRule="auto"/>
        <w:contextualSpacing/>
      </w:pPr>
      <w:bookmarkStart w:id="55" w:name="_Toc220601667"/>
      <w:r w:rsidRPr="002524FB">
        <w:t>Historical Tie Flow</w:t>
      </w:r>
      <w:bookmarkEnd w:id="55"/>
    </w:p>
    <w:p w14:paraId="01C42385" w14:textId="5E9403AB" w:rsidR="00CE0EB0" w:rsidRPr="002524FB" w:rsidRDefault="00CE0EB0" w:rsidP="00CE0EB0">
      <w:pPr>
        <w:spacing w:after="0" w:line="240" w:lineRule="auto"/>
        <w:contextualSpacing/>
      </w:pPr>
      <w:r w:rsidRPr="002524FB">
        <w:t xml:space="preserve">Description: Monthly roll up of Interchange Trend / daily tie flow data. </w:t>
      </w:r>
      <w:r w:rsidR="00D70093" w:rsidRPr="002524FB">
        <w:t>One file for each Balancing Authority Area</w:t>
      </w:r>
      <w:r w:rsidR="00A07075" w:rsidRPr="002524FB">
        <w:t xml:space="preserve"> added </w:t>
      </w:r>
      <w:r w:rsidR="00A07075" w:rsidRPr="002524FB">
        <w:rPr>
          <w:rFonts w:ascii="Calibri" w:eastAsia="Times New Roman" w:hAnsi="Calibri" w:cs="Times New Roman"/>
          <w:color w:val="000000"/>
        </w:rPr>
        <w:t>with Public Data release 1.35.</w:t>
      </w:r>
    </w:p>
    <w:p w14:paraId="7209ADF4" w14:textId="77777777" w:rsidR="00D70093" w:rsidRPr="002524FB" w:rsidRDefault="00CE0EB0" w:rsidP="00CE0EB0">
      <w:pPr>
        <w:spacing w:after="0" w:line="240" w:lineRule="auto"/>
        <w:contextualSpacing/>
      </w:pPr>
      <w:r w:rsidRPr="002524FB">
        <w:t>File Name</w:t>
      </w:r>
      <w:r w:rsidR="00D70093" w:rsidRPr="002524FB">
        <w:t>(s)</w:t>
      </w:r>
      <w:r w:rsidRPr="002524FB">
        <w:t xml:space="preserve">: </w:t>
      </w:r>
    </w:p>
    <w:p w14:paraId="5C936228" w14:textId="5870784B" w:rsidR="00CE0EB0" w:rsidRPr="002524FB" w:rsidRDefault="00CE0EB0" w:rsidP="00CE0EB0">
      <w:pPr>
        <w:spacing w:after="0" w:line="240" w:lineRule="auto"/>
        <w:contextualSpacing/>
      </w:pPr>
      <w:proofErr w:type="spellStart"/>
      <w:r w:rsidRPr="002524FB">
        <w:t>TieFlows</w:t>
      </w:r>
      <w:proofErr w:type="spellEnd"/>
      <w:r w:rsidR="003A7D2E">
        <w:t>_</w:t>
      </w:r>
      <w:r w:rsidRPr="002524FB">
        <w:t>&lt;MON&gt;&lt;</w:t>
      </w:r>
      <w:r w:rsidR="00D70093" w:rsidRPr="002524FB">
        <w:t>YEAR</w:t>
      </w:r>
      <w:r w:rsidRPr="002524FB">
        <w:t>&gt;</w:t>
      </w:r>
      <w:r w:rsidR="00D70093" w:rsidRPr="002524FB">
        <w:t>-SPP</w:t>
      </w:r>
      <w:r w:rsidRPr="002524FB">
        <w:t>.csv</w:t>
      </w:r>
    </w:p>
    <w:p w14:paraId="1691CDF4" w14:textId="0B6ABF44" w:rsidR="00D70093" w:rsidRPr="002524FB" w:rsidRDefault="00D70093" w:rsidP="00CE0EB0">
      <w:pPr>
        <w:spacing w:after="0" w:line="240" w:lineRule="auto"/>
        <w:contextualSpacing/>
      </w:pPr>
      <w:proofErr w:type="spellStart"/>
      <w:r w:rsidRPr="002524FB">
        <w:t>TieFlows</w:t>
      </w:r>
      <w:proofErr w:type="spellEnd"/>
      <w:r w:rsidR="003A7D2E">
        <w:t>_</w:t>
      </w:r>
      <w:r w:rsidRPr="002524FB">
        <w:t>&lt;MON&gt;&lt;YEAR&gt;-SWPW.csv</w:t>
      </w:r>
    </w:p>
    <w:p w14:paraId="1D298542" w14:textId="77777777" w:rsidR="00CE0EB0" w:rsidRPr="002524FB" w:rsidRDefault="00CE0EB0" w:rsidP="00CE0EB0">
      <w:pPr>
        <w:spacing w:after="0" w:line="240" w:lineRule="auto"/>
        <w:contextualSpacing/>
      </w:pPr>
      <w:r w:rsidRPr="002524FB">
        <w:t xml:space="preserve">Frequency: Monthly </w:t>
      </w:r>
    </w:p>
    <w:p w14:paraId="49023BE4" w14:textId="77777777" w:rsidR="00CE0EB0" w:rsidRPr="002524FB" w:rsidRDefault="00CE0EB0" w:rsidP="00CE0EB0">
      <w:pPr>
        <w:pStyle w:val="Heading2"/>
        <w:spacing w:line="240" w:lineRule="auto"/>
        <w:contextualSpacing/>
      </w:pPr>
      <w:bookmarkStart w:id="56" w:name="_Toc220601668"/>
      <w:r w:rsidRPr="002524FB">
        <w:t>Hourly Generation Capacity by Fuel Type</w:t>
      </w:r>
      <w:bookmarkEnd w:id="56"/>
    </w:p>
    <w:p w14:paraId="6BDA1227" w14:textId="329C3754" w:rsidR="00D70093" w:rsidRPr="002524FB" w:rsidRDefault="00CE0EB0" w:rsidP="00CE0EB0">
      <w:pPr>
        <w:spacing w:line="240" w:lineRule="auto"/>
        <w:contextualSpacing/>
        <w:rPr>
          <w:rFonts w:ascii="Cambria" w:hAnsi="Cambria"/>
        </w:rPr>
      </w:pPr>
      <w:r w:rsidRPr="002524FB">
        <w:t xml:space="preserve">Description:  Previous day (24hrs) generation capacity </w:t>
      </w:r>
      <w:r w:rsidRPr="002524FB">
        <w:rPr>
          <w:rFonts w:ascii="Cambria" w:hAnsi="Cambria"/>
        </w:rPr>
        <w:t xml:space="preserve">by fuel type, based on EcoMax used in RT. </w:t>
      </w:r>
      <w:r w:rsidR="00D70093" w:rsidRPr="002524FB">
        <w:t>In</w:t>
      </w:r>
      <w:r w:rsidR="00D70093" w:rsidRPr="002524FB">
        <w:rPr>
          <w:rFonts w:ascii="Calibri" w:eastAsia="Times New Roman" w:hAnsi="Calibri" w:cs="Times New Roman"/>
          <w:color w:val="000000"/>
        </w:rPr>
        <w:t>cludes Balancing Authority Area designation</w:t>
      </w:r>
      <w:r w:rsidR="00A07075" w:rsidRPr="002524FB">
        <w:rPr>
          <w:rFonts w:ascii="Calibri" w:eastAsia="Times New Roman" w:hAnsi="Calibri" w:cs="Times New Roman"/>
          <w:color w:val="000000"/>
        </w:rPr>
        <w:t xml:space="preserve"> with Public Data release 1.35.</w:t>
      </w:r>
      <w:r w:rsidR="00D70093" w:rsidRPr="002524FB">
        <w:rPr>
          <w:rFonts w:ascii="Calibri" w:eastAsia="Times New Roman" w:hAnsi="Calibri" w:cs="Times New Roman"/>
          <w:color w:val="000000"/>
        </w:rPr>
        <w:t>.</w:t>
      </w:r>
    </w:p>
    <w:p w14:paraId="75C078E9" w14:textId="051B4C8F" w:rsidR="00CE0EB0" w:rsidRPr="002524FB" w:rsidRDefault="00CE0EB0" w:rsidP="00CE0EB0">
      <w:pPr>
        <w:spacing w:line="240" w:lineRule="auto"/>
        <w:contextualSpacing/>
        <w:rPr>
          <w:b/>
          <w:i/>
          <w:lang w:val="en"/>
        </w:rPr>
      </w:pPr>
      <w:r w:rsidRPr="002524FB">
        <w:rPr>
          <w:rFonts w:ascii="Cambria" w:hAnsi="Cambria"/>
        </w:rPr>
        <w:lastRenderedPageBreak/>
        <w:t xml:space="preserve">The </w:t>
      </w:r>
      <w:r w:rsidRPr="002524FB">
        <w:rPr>
          <w:rFonts w:ascii="Cambria" w:hAnsi="Cambria"/>
          <w:b/>
          <w:i/>
        </w:rPr>
        <w:t xml:space="preserve">latest interval file </w:t>
      </w:r>
      <w:r w:rsidR="00D70093" w:rsidRPr="002524FB">
        <w:rPr>
          <w:rFonts w:ascii="Cambria" w:hAnsi="Cambria"/>
          <w:b/>
          <w:i/>
        </w:rPr>
        <w:t>is overwritten</w:t>
      </w:r>
      <w:r w:rsidRPr="002524FB">
        <w:rPr>
          <w:rFonts w:ascii="Cambria" w:hAnsi="Cambria"/>
          <w:b/>
          <w:i/>
        </w:rPr>
        <w:t xml:space="preserve"> each hour.</w:t>
      </w:r>
    </w:p>
    <w:p w14:paraId="73EB6FBD" w14:textId="77777777" w:rsidR="00CE0EB0" w:rsidRPr="002524FB" w:rsidRDefault="00CE0EB0" w:rsidP="00CE0EB0">
      <w:pPr>
        <w:spacing w:after="0" w:line="240" w:lineRule="auto"/>
        <w:contextualSpacing/>
      </w:pPr>
      <w:r w:rsidRPr="002524FB">
        <w:t>File Name(s): HRLY-GEN-CAP-BY-FUEL-TYPE-LATEST-INTERVAL.csv</w:t>
      </w:r>
    </w:p>
    <w:p w14:paraId="2A2A917C" w14:textId="77777777" w:rsidR="00CE0EB0" w:rsidRPr="002524FB" w:rsidRDefault="00CE0EB0" w:rsidP="00CE0EB0">
      <w:pPr>
        <w:spacing w:line="240" w:lineRule="auto"/>
        <w:contextualSpacing/>
      </w:pPr>
      <w:r w:rsidRPr="002524FB">
        <w:t>Frequency: Hourly</w:t>
      </w:r>
    </w:p>
    <w:p w14:paraId="3E1C0436" w14:textId="77777777" w:rsidR="00CE0EB0" w:rsidRPr="002524FB" w:rsidRDefault="00CE0EB0" w:rsidP="00CE0EB0">
      <w:pPr>
        <w:spacing w:after="0" w:line="240" w:lineRule="auto"/>
        <w:contextualSpacing/>
      </w:pPr>
      <w:r w:rsidRPr="002524FB">
        <w:t>File Name(s): HRLY-GEN-CAP-BY-FUEL-TYPE-YYYYMMDD.csv</w:t>
      </w:r>
    </w:p>
    <w:p w14:paraId="53DA4E01" w14:textId="77777777" w:rsidR="00CE0EB0" w:rsidRPr="002524FB" w:rsidRDefault="00CE0EB0" w:rsidP="00CE0EB0">
      <w:pPr>
        <w:spacing w:line="240" w:lineRule="auto"/>
        <w:contextualSpacing/>
      </w:pPr>
      <w:r w:rsidRPr="002524FB">
        <w:t>Frequency: Daily</w:t>
      </w:r>
    </w:p>
    <w:p w14:paraId="1717544A" w14:textId="77777777" w:rsidR="00CE0EB0" w:rsidRPr="002524FB" w:rsidRDefault="00CE0EB0" w:rsidP="00CE0EB0">
      <w:pPr>
        <w:pStyle w:val="Heading2"/>
        <w:spacing w:before="0" w:line="240" w:lineRule="auto"/>
        <w:contextualSpacing/>
      </w:pPr>
      <w:bookmarkStart w:id="57" w:name="_Toc220601669"/>
      <w:r w:rsidRPr="002524FB">
        <w:t>Hourly Load</w:t>
      </w:r>
      <w:bookmarkEnd w:id="57"/>
    </w:p>
    <w:p w14:paraId="3B159B25" w14:textId="3ADC0625" w:rsidR="00C16EB6" w:rsidRPr="002524FB" w:rsidRDefault="00155BD1" w:rsidP="00CE0EB0">
      <w:pPr>
        <w:spacing w:after="0" w:line="240" w:lineRule="auto"/>
        <w:contextualSpacing/>
        <w:rPr>
          <w:rFonts w:ascii="Calibri" w:eastAsia="Times New Roman" w:hAnsi="Calibri" w:cs="Times New Roman"/>
          <w:color w:val="000000"/>
        </w:rPr>
      </w:pPr>
      <w:r w:rsidRPr="002524FB">
        <w:t xml:space="preserve">Historical load data rolled up at an hourly level and grouped by Balancing Area Name and Control Area (legacy BA). </w:t>
      </w:r>
      <w:r w:rsidR="00A07075" w:rsidRPr="002524FB">
        <w:t>Added BA Name</w:t>
      </w:r>
      <w:r w:rsidR="003E324C">
        <w:t xml:space="preserve"> and Forecast Area Type</w:t>
      </w:r>
      <w:r w:rsidR="00A07075" w:rsidRPr="002524FB">
        <w:t xml:space="preserve"> </w:t>
      </w:r>
      <w:r w:rsidR="00A07075" w:rsidRPr="002524FB">
        <w:rPr>
          <w:rFonts w:ascii="Calibri" w:eastAsia="Times New Roman" w:hAnsi="Calibri" w:cs="Times New Roman"/>
          <w:color w:val="000000"/>
        </w:rPr>
        <w:t>with Public Data release 1.35.</w:t>
      </w:r>
    </w:p>
    <w:p w14:paraId="023523E8" w14:textId="6419566E" w:rsidR="00CE0EB0" w:rsidRPr="002524FB" w:rsidRDefault="00CE0EB0" w:rsidP="00CE0EB0">
      <w:pPr>
        <w:spacing w:after="0" w:line="240" w:lineRule="auto"/>
        <w:contextualSpacing/>
        <w:rPr>
          <w:rFonts w:ascii="Cambria" w:hAnsi="Cambria"/>
          <w:b/>
          <w:i/>
        </w:rPr>
      </w:pPr>
      <w:r w:rsidRPr="002524FB">
        <w:rPr>
          <w:rFonts w:ascii="Cambria" w:hAnsi="Cambria"/>
          <w:b/>
          <w:i/>
        </w:rPr>
        <w:t xml:space="preserve">Daily files </w:t>
      </w:r>
      <w:proofErr w:type="gramStart"/>
      <w:r w:rsidRPr="002524FB">
        <w:rPr>
          <w:rFonts w:ascii="Cambria" w:hAnsi="Cambria"/>
          <w:b/>
          <w:i/>
        </w:rPr>
        <w:t>deleted</w:t>
      </w:r>
      <w:proofErr w:type="gramEnd"/>
      <w:r w:rsidRPr="002524FB">
        <w:rPr>
          <w:rFonts w:ascii="Cambria" w:hAnsi="Cambria"/>
          <w:b/>
          <w:i/>
        </w:rPr>
        <w:t xml:space="preserve"> after the monthly roll up file </w:t>
      </w:r>
      <w:r w:rsidR="00802439" w:rsidRPr="002524FB">
        <w:rPr>
          <w:rFonts w:ascii="Cambria" w:hAnsi="Cambria"/>
          <w:b/>
          <w:i/>
        </w:rPr>
        <w:t xml:space="preserve">is </w:t>
      </w:r>
      <w:r w:rsidRPr="002524FB">
        <w:rPr>
          <w:rFonts w:ascii="Cambria" w:hAnsi="Cambria"/>
          <w:b/>
          <w:i/>
        </w:rPr>
        <w:t>create</w:t>
      </w:r>
      <w:r w:rsidR="00802439" w:rsidRPr="002524FB">
        <w:rPr>
          <w:rFonts w:ascii="Cambria" w:hAnsi="Cambria"/>
          <w:b/>
          <w:i/>
        </w:rPr>
        <w:t>d</w:t>
      </w:r>
      <w:r w:rsidRPr="002524FB">
        <w:rPr>
          <w:rFonts w:ascii="Cambria" w:hAnsi="Cambria"/>
          <w:b/>
          <w:i/>
        </w:rPr>
        <w:t>.</w:t>
      </w:r>
    </w:p>
    <w:p w14:paraId="4BAF2FF5" w14:textId="2E22A523" w:rsidR="00CE0EB0" w:rsidRPr="002524FB" w:rsidRDefault="00CE0EB0" w:rsidP="00CE0EB0">
      <w:pPr>
        <w:spacing w:after="0" w:line="240" w:lineRule="auto"/>
        <w:contextualSpacing/>
      </w:pPr>
      <w:r w:rsidRPr="002524FB">
        <w:t xml:space="preserve">File Name: </w:t>
      </w:r>
      <w:r w:rsidR="003A7D2E">
        <w:t>DAILY</w:t>
      </w:r>
      <w:r w:rsidRPr="002524FB">
        <w:t>_</w:t>
      </w:r>
      <w:r w:rsidR="003A7D2E">
        <w:t>HOURLY</w:t>
      </w:r>
      <w:r w:rsidRPr="002524FB">
        <w:t>_</w:t>
      </w:r>
      <w:r w:rsidR="003A7D2E">
        <w:t>LOAD</w:t>
      </w:r>
      <w:r w:rsidRPr="002524FB">
        <w:t>-YYYYMMDD.csv</w:t>
      </w:r>
    </w:p>
    <w:p w14:paraId="1ACF9816" w14:textId="77777777" w:rsidR="00CE0EB0" w:rsidRPr="002524FB" w:rsidRDefault="00CE0EB0" w:rsidP="00CE0EB0">
      <w:pPr>
        <w:spacing w:after="0" w:line="240" w:lineRule="auto"/>
        <w:contextualSpacing/>
      </w:pPr>
      <w:r w:rsidRPr="002524FB">
        <w:t>Frequency: Daily</w:t>
      </w:r>
    </w:p>
    <w:p w14:paraId="290A3273" w14:textId="4E82C03D" w:rsidR="00CE0EB0" w:rsidRPr="002524FB" w:rsidRDefault="00CE0EB0" w:rsidP="00CE0EB0">
      <w:pPr>
        <w:spacing w:after="0" w:line="240" w:lineRule="auto"/>
        <w:contextualSpacing/>
      </w:pPr>
      <w:r w:rsidRPr="002524FB">
        <w:t xml:space="preserve">File Name: </w:t>
      </w:r>
      <w:r w:rsidR="003A7D2E">
        <w:t>HOURLY</w:t>
      </w:r>
      <w:r w:rsidRPr="002524FB">
        <w:t>_</w:t>
      </w:r>
      <w:r w:rsidR="003A7D2E">
        <w:t>LOAD</w:t>
      </w:r>
      <w:r w:rsidRPr="002524FB">
        <w:t>-YYYYMM.csv</w:t>
      </w:r>
    </w:p>
    <w:p w14:paraId="073E30EF" w14:textId="77777777" w:rsidR="00CE0EB0" w:rsidRPr="002524FB" w:rsidRDefault="00CE0EB0" w:rsidP="00CE0EB0">
      <w:pPr>
        <w:spacing w:after="0" w:line="240" w:lineRule="auto"/>
        <w:contextualSpacing/>
      </w:pPr>
      <w:r w:rsidRPr="002524FB">
        <w:t>Frequency: Monthly</w:t>
      </w:r>
    </w:p>
    <w:p w14:paraId="6E8DE3C9" w14:textId="77777777" w:rsidR="00C16EB6" w:rsidRPr="002524FB" w:rsidRDefault="00C16EB6" w:rsidP="00CE0EB0">
      <w:pPr>
        <w:spacing w:after="0" w:line="240" w:lineRule="auto"/>
        <w:contextualSpacing/>
      </w:pPr>
    </w:p>
    <w:p w14:paraId="67372E3F" w14:textId="774E97C3" w:rsidR="00C16EB6" w:rsidRPr="002524FB" w:rsidRDefault="00C16EB6" w:rsidP="00C16EB6">
      <w:pPr>
        <w:pStyle w:val="Heading2"/>
        <w:spacing w:before="0" w:line="240" w:lineRule="auto"/>
        <w:contextualSpacing/>
      </w:pPr>
      <w:bookmarkStart w:id="58" w:name="_Toc220601670"/>
      <w:r w:rsidRPr="002524FB">
        <w:t>Peak Load</w:t>
      </w:r>
      <w:bookmarkEnd w:id="58"/>
    </w:p>
    <w:p w14:paraId="152268C0" w14:textId="06F1C982" w:rsidR="00C16EB6" w:rsidRPr="002524FB" w:rsidRDefault="00C16EB6" w:rsidP="00C16EB6">
      <w:pPr>
        <w:spacing w:after="0" w:line="240" w:lineRule="auto"/>
        <w:contextualSpacing/>
        <w:rPr>
          <w:rFonts w:ascii="Calibri" w:eastAsia="Times New Roman" w:hAnsi="Calibri" w:cs="Times New Roman"/>
          <w:color w:val="000000"/>
        </w:rPr>
      </w:pPr>
      <w:r w:rsidRPr="002524FB">
        <w:t xml:space="preserve">Provides peak loads in MWs for every month in each interconnection and includes the interval in which each month's peak load occurred. </w:t>
      </w:r>
    </w:p>
    <w:p w14:paraId="4AF625E4" w14:textId="67C51FB5" w:rsidR="00C16EB6" w:rsidRPr="002524FB" w:rsidRDefault="00C16EB6" w:rsidP="00C16EB6">
      <w:pPr>
        <w:spacing w:after="0" w:line="240" w:lineRule="auto"/>
        <w:contextualSpacing/>
        <w:rPr>
          <w:rFonts w:ascii="Cambria" w:hAnsi="Cambria"/>
          <w:b/>
          <w:i/>
        </w:rPr>
      </w:pPr>
      <w:r w:rsidRPr="002524FB">
        <w:rPr>
          <w:rFonts w:ascii="Cambria" w:hAnsi="Cambria"/>
          <w:b/>
          <w:i/>
        </w:rPr>
        <w:t>Files replaced monthly.</w:t>
      </w:r>
    </w:p>
    <w:p w14:paraId="32B5F3CE" w14:textId="7D023B3D" w:rsidR="00C16EB6" w:rsidRPr="002524FB" w:rsidRDefault="00C16EB6" w:rsidP="00C16EB6">
      <w:pPr>
        <w:spacing w:after="0" w:line="240" w:lineRule="auto"/>
        <w:contextualSpacing/>
      </w:pPr>
      <w:r w:rsidRPr="002524FB">
        <w:t>File Name: Peak_Load_by_Month.csv</w:t>
      </w:r>
    </w:p>
    <w:p w14:paraId="09570393" w14:textId="77777777" w:rsidR="00C16EB6" w:rsidRPr="002524FB" w:rsidRDefault="00C16EB6" w:rsidP="00C16EB6">
      <w:pPr>
        <w:spacing w:after="0" w:line="240" w:lineRule="auto"/>
        <w:contextualSpacing/>
      </w:pPr>
      <w:r w:rsidRPr="002524FB">
        <w:t>Frequency: Monthly</w:t>
      </w:r>
    </w:p>
    <w:p w14:paraId="478F261D" w14:textId="77777777" w:rsidR="00C16EB6" w:rsidRPr="002524FB" w:rsidRDefault="00C16EB6" w:rsidP="00CE0EB0">
      <w:pPr>
        <w:spacing w:after="0" w:line="240" w:lineRule="auto"/>
        <w:contextualSpacing/>
      </w:pPr>
    </w:p>
    <w:p w14:paraId="13EA4BCE" w14:textId="77777777" w:rsidR="00CE0EB0" w:rsidRPr="002524FB" w:rsidRDefault="00CE0EB0" w:rsidP="00CE0EB0">
      <w:pPr>
        <w:spacing w:after="0" w:line="240" w:lineRule="auto"/>
        <w:contextualSpacing/>
      </w:pPr>
    </w:p>
    <w:p w14:paraId="2F103C8C" w14:textId="79E39C10" w:rsidR="00CE0EB0" w:rsidRPr="002524FB" w:rsidRDefault="00CE0EB0" w:rsidP="00CE0EB0">
      <w:pPr>
        <w:pStyle w:val="Heading2"/>
        <w:spacing w:before="0" w:line="240" w:lineRule="auto"/>
        <w:contextualSpacing/>
      </w:pPr>
      <w:bookmarkStart w:id="59" w:name="_Toc220601671"/>
      <w:r w:rsidRPr="002524FB">
        <w:t>Mid-Term Load Forecast (MTLF) vs. Actual</w:t>
      </w:r>
      <w:bookmarkEnd w:id="59"/>
    </w:p>
    <w:p w14:paraId="1CEF9D54" w14:textId="3092022A" w:rsidR="00CE0EB0" w:rsidRPr="002524FB" w:rsidRDefault="00CE0EB0" w:rsidP="00CE0EB0">
      <w:pPr>
        <w:spacing w:line="240" w:lineRule="auto"/>
        <w:contextualSpacing/>
        <w:rPr>
          <w:lang w:val="en"/>
        </w:rPr>
      </w:pPr>
      <w:r w:rsidRPr="002524FB">
        <w:t xml:space="preserve">Description: </w:t>
      </w:r>
      <w:r w:rsidRPr="002524FB">
        <w:rPr>
          <w:rFonts w:ascii="Cambria" w:hAnsi="Cambria"/>
        </w:rPr>
        <w:t>Hourly load forecast data for the SPP footprint (system-wide</w:t>
      </w:r>
      <w:r w:rsidR="00A07075" w:rsidRPr="002524FB">
        <w:rPr>
          <w:rFonts w:ascii="Cambria" w:hAnsi="Cambria"/>
        </w:rPr>
        <w:t>, separated by Balancing Authority Area with Public Data release 1.35</w:t>
      </w:r>
      <w:r w:rsidRPr="002524FB">
        <w:rPr>
          <w:rFonts w:ascii="Cambria" w:hAnsi="Cambria"/>
        </w:rPr>
        <w:t>) for +7 days (actual RT load shown is averaged by hour as well).</w:t>
      </w:r>
    </w:p>
    <w:p w14:paraId="2F736A85" w14:textId="77777777" w:rsidR="00CE0EB0" w:rsidRPr="002524FB" w:rsidRDefault="00CE0EB0" w:rsidP="00CE0EB0">
      <w:pPr>
        <w:spacing w:after="0" w:line="240" w:lineRule="auto"/>
        <w:contextualSpacing/>
      </w:pPr>
      <w:r w:rsidRPr="002524FB">
        <w:t>File Name: OP-MTLF-&lt;YEAR&gt;&lt;MONTH&gt;&lt;DAY&gt;&lt;HOUR&gt;&lt;MINUTE&gt;.csv</w:t>
      </w:r>
    </w:p>
    <w:p w14:paraId="79CA4355" w14:textId="77777777" w:rsidR="00CE0EB0" w:rsidRPr="002524FB" w:rsidRDefault="00CE0EB0" w:rsidP="00CE0EB0">
      <w:pPr>
        <w:spacing w:after="0" w:line="240" w:lineRule="auto"/>
        <w:contextualSpacing/>
      </w:pPr>
      <w:r w:rsidRPr="002524FB">
        <w:t>DST File Name: OP-MTLF-&lt;YEAR&gt;&lt;MONTH&gt;&lt;DAY&gt;&lt;HOUR&gt;&lt;MINUTE&gt;d.csv</w:t>
      </w:r>
    </w:p>
    <w:p w14:paraId="5F861DF8" w14:textId="77777777" w:rsidR="00CE0EB0" w:rsidRPr="002524FB" w:rsidRDefault="00CE0EB0" w:rsidP="00CE0EB0">
      <w:pPr>
        <w:spacing w:after="0" w:line="240" w:lineRule="auto"/>
        <w:contextualSpacing/>
      </w:pPr>
      <w:r w:rsidRPr="002524FB">
        <w:t>Frequency: Every hour</w:t>
      </w:r>
    </w:p>
    <w:p w14:paraId="4E14F5B0" w14:textId="56B0234F" w:rsidR="00CE0EB0" w:rsidRPr="002524FB" w:rsidRDefault="00CE0EB0" w:rsidP="00CE0EB0">
      <w:pPr>
        <w:pStyle w:val="Heading2"/>
        <w:spacing w:line="240" w:lineRule="auto"/>
        <w:contextualSpacing/>
      </w:pPr>
      <w:bookmarkStart w:id="60" w:name="_Toc220601672"/>
      <w:r w:rsidRPr="002524FB">
        <w:t>Mid-Term Resource Forecast (MTRF)</w:t>
      </w:r>
      <w:bookmarkEnd w:id="60"/>
    </w:p>
    <w:p w14:paraId="152231A3" w14:textId="2559EB40" w:rsidR="00CE0EB0" w:rsidRDefault="00CE0EB0" w:rsidP="00A07075">
      <w:pPr>
        <w:spacing w:line="240" w:lineRule="auto"/>
        <w:contextualSpacing/>
        <w:rPr>
          <w:rFonts w:ascii="Calibri" w:eastAsia="Times New Roman" w:hAnsi="Calibri" w:cs="Times New Roman"/>
          <w:color w:val="000000"/>
        </w:rPr>
      </w:pPr>
      <w:r w:rsidRPr="002524FB">
        <w:t xml:space="preserve">Description: System-wide wind and solar forecast data for +144 hours organized by interval.  </w:t>
      </w:r>
      <w:r w:rsidR="00A07075" w:rsidRPr="002524FB">
        <w:t>Added</w:t>
      </w:r>
      <w:r w:rsidR="00A07075" w:rsidRPr="002524FB">
        <w:rPr>
          <w:rFonts w:ascii="Calibri" w:eastAsia="Times New Roman" w:hAnsi="Calibri" w:cs="Times New Roman"/>
          <w:color w:val="000000"/>
        </w:rPr>
        <w:t xml:space="preserve"> Balancing Authority Area designation with Public Data release 1.35.</w:t>
      </w:r>
    </w:p>
    <w:p w14:paraId="28C49519" w14:textId="77777777" w:rsidR="003A7D2E" w:rsidRPr="003A7D2E" w:rsidRDefault="003A7D2E" w:rsidP="003A7D2E">
      <w:pPr>
        <w:spacing w:line="240" w:lineRule="auto"/>
        <w:contextualSpacing/>
        <w:rPr>
          <w:rFonts w:ascii="Calibri" w:eastAsia="Times New Roman" w:hAnsi="Calibri"/>
          <w:color w:val="000000"/>
        </w:rPr>
      </w:pPr>
      <w:r>
        <w:rPr>
          <w:rFonts w:ascii="Calibri" w:eastAsia="Times New Roman" w:hAnsi="Calibri" w:cs="Times New Roman"/>
          <w:color w:val="000000"/>
        </w:rPr>
        <w:t xml:space="preserve">File Name: </w:t>
      </w:r>
      <w:r w:rsidRPr="003A7D2E">
        <w:rPr>
          <w:rFonts w:ascii="Calibri" w:eastAsia="Times New Roman" w:hAnsi="Calibri"/>
          <w:color w:val="000000"/>
        </w:rPr>
        <w:t>OP-MTRF-&gt;YEAR&gt;&lt;MONTH&gt;&lt;DAY&gt;&lt;HOUR&gt;&lt;MINUTE&gt;.csv</w:t>
      </w:r>
    </w:p>
    <w:p w14:paraId="201E8F15" w14:textId="4FBB1346" w:rsidR="003A7D2E" w:rsidRPr="002524FB" w:rsidRDefault="003A7D2E" w:rsidP="00A07075">
      <w:pPr>
        <w:spacing w:line="240" w:lineRule="auto"/>
        <w:contextualSpacing/>
        <w:rPr>
          <w:rFonts w:ascii="Cambria" w:hAnsi="Cambria"/>
        </w:rPr>
      </w:pPr>
      <w:r>
        <w:rPr>
          <w:rFonts w:ascii="Cambria" w:hAnsi="Cambria"/>
        </w:rPr>
        <w:t>Frequency: Every hour</w:t>
      </w:r>
    </w:p>
    <w:p w14:paraId="07B57FF1" w14:textId="77777777" w:rsidR="00CE0EB0" w:rsidRPr="002524FB" w:rsidRDefault="00CE0EB0" w:rsidP="00CE0EB0">
      <w:pPr>
        <w:pStyle w:val="Heading2"/>
        <w:spacing w:before="0" w:line="240" w:lineRule="auto"/>
        <w:contextualSpacing/>
      </w:pPr>
      <w:bookmarkStart w:id="61" w:name="_Toc220601673"/>
      <w:r w:rsidRPr="002524FB">
        <w:t>Resource Forecast by Reserve Zone</w:t>
      </w:r>
      <w:bookmarkEnd w:id="61"/>
    </w:p>
    <w:p w14:paraId="58F9E5A4" w14:textId="5E797175" w:rsidR="00CE0EB0" w:rsidRPr="002524FB" w:rsidRDefault="00CE0EB0" w:rsidP="00CE0EB0">
      <w:pPr>
        <w:spacing w:after="0" w:line="240" w:lineRule="auto"/>
        <w:contextualSpacing/>
        <w:rPr>
          <w:rFonts w:cs="Segoe UI"/>
          <w:color w:val="000000"/>
        </w:rPr>
      </w:pPr>
      <w:r w:rsidRPr="002524FB">
        <w:t xml:space="preserve">Description:  Wind and Solar </w:t>
      </w:r>
      <w:r w:rsidRPr="002524FB">
        <w:rPr>
          <w:i/>
        </w:rPr>
        <w:t>Forecast</w:t>
      </w:r>
      <w:r w:rsidRPr="002524FB">
        <w:t xml:space="preserve"> for the next 7 days and </w:t>
      </w:r>
      <w:r w:rsidRPr="002524FB">
        <w:rPr>
          <w:i/>
        </w:rPr>
        <w:t>Actual</w:t>
      </w:r>
      <w:r w:rsidRPr="002524FB">
        <w:t xml:space="preserve"> for the previous 24hrs by Reserve Zone.</w:t>
      </w:r>
      <w:r w:rsidR="00942236" w:rsidRPr="002524FB">
        <w:t xml:space="preserve"> Added</w:t>
      </w:r>
      <w:r w:rsidR="00942236" w:rsidRPr="002524FB">
        <w:rPr>
          <w:rFonts w:ascii="Calibri" w:eastAsia="Times New Roman" w:hAnsi="Calibri" w:cs="Times New Roman"/>
          <w:color w:val="000000"/>
        </w:rPr>
        <w:t xml:space="preserve"> Balancing Authority Area designation with Public Data release 1.35.</w:t>
      </w:r>
    </w:p>
    <w:p w14:paraId="63042775" w14:textId="4F6146FE" w:rsidR="00CE0EB0" w:rsidRPr="002524FB" w:rsidRDefault="00CE0EB0" w:rsidP="00CE0EB0">
      <w:pPr>
        <w:spacing w:after="0" w:line="240" w:lineRule="auto"/>
        <w:contextualSpacing/>
      </w:pPr>
      <w:r w:rsidRPr="002524FB">
        <w:t xml:space="preserve">File Name: </w:t>
      </w:r>
      <w:r w:rsidR="003A7D2E" w:rsidRPr="003A7D2E">
        <w:t>RF_RESERVE_ZONE-YYYYMMDD.csv</w:t>
      </w:r>
    </w:p>
    <w:p w14:paraId="316AA0C0" w14:textId="77777777" w:rsidR="00CE0EB0" w:rsidRPr="002524FB" w:rsidRDefault="00CE0EB0" w:rsidP="00CE0EB0">
      <w:pPr>
        <w:spacing w:after="0" w:line="240" w:lineRule="auto"/>
        <w:contextualSpacing/>
      </w:pPr>
      <w:r w:rsidRPr="002524FB">
        <w:t>Frequency: Every hour</w:t>
      </w:r>
    </w:p>
    <w:p w14:paraId="19A5135C" w14:textId="77777777" w:rsidR="00CE0EB0" w:rsidRPr="002524FB" w:rsidRDefault="00CE0EB0" w:rsidP="00CE0EB0">
      <w:pPr>
        <w:spacing w:after="0" w:line="240" w:lineRule="auto"/>
        <w:contextualSpacing/>
        <w:rPr>
          <w:rFonts w:ascii="Calibri" w:hAnsi="Calibri" w:cs="Calibri"/>
        </w:rPr>
      </w:pPr>
    </w:p>
    <w:p w14:paraId="1FB2ECCC" w14:textId="4CBBFBAF" w:rsidR="00433B71" w:rsidRPr="002524FB" w:rsidRDefault="00433B71" w:rsidP="00CE0EB0">
      <w:pPr>
        <w:pStyle w:val="Heading2"/>
        <w:spacing w:before="0" w:line="240" w:lineRule="auto"/>
        <w:contextualSpacing/>
      </w:pPr>
      <w:bookmarkStart w:id="62" w:name="_Toc220601674"/>
      <w:r w:rsidRPr="002524FB">
        <w:t>Short-</w:t>
      </w:r>
      <w:r w:rsidR="00CE0EB0" w:rsidRPr="002524FB">
        <w:t>T</w:t>
      </w:r>
      <w:r w:rsidRPr="002524FB">
        <w:t xml:space="preserve">erm </w:t>
      </w:r>
      <w:r w:rsidR="00CE0EB0" w:rsidRPr="002524FB">
        <w:t>Load</w:t>
      </w:r>
      <w:r w:rsidRPr="002524FB">
        <w:t xml:space="preserve"> Forecast</w:t>
      </w:r>
      <w:r w:rsidR="001E0032" w:rsidRPr="002524FB">
        <w:t xml:space="preserve"> (STLF)</w:t>
      </w:r>
      <w:r w:rsidRPr="002524FB">
        <w:t xml:space="preserve"> vs. Actual</w:t>
      </w:r>
      <w:bookmarkEnd w:id="62"/>
    </w:p>
    <w:p w14:paraId="2E3310F2" w14:textId="210DFFC0" w:rsidR="004D07CE" w:rsidRPr="002524FB" w:rsidRDefault="004D07CE" w:rsidP="00CE0EB0">
      <w:pPr>
        <w:spacing w:after="0" w:line="240" w:lineRule="auto"/>
        <w:contextualSpacing/>
      </w:pPr>
      <w:r w:rsidRPr="002524FB">
        <w:t>Description: 5-minute load forecast data for the SPP footprint (system-wide) for +/- 10 minutes.</w:t>
      </w:r>
      <w:r w:rsidR="00942236" w:rsidRPr="002524FB">
        <w:t xml:space="preserve"> Added</w:t>
      </w:r>
      <w:r w:rsidR="00942236" w:rsidRPr="002524FB">
        <w:rPr>
          <w:rFonts w:ascii="Calibri" w:eastAsia="Times New Roman" w:hAnsi="Calibri" w:cs="Times New Roman"/>
          <w:color w:val="000000"/>
        </w:rPr>
        <w:t xml:space="preserve"> Balancing Authority Area designation with Public Data release 1.35.</w:t>
      </w:r>
    </w:p>
    <w:p w14:paraId="781DEEA6" w14:textId="77777777" w:rsidR="008B676B" w:rsidRPr="002524FB" w:rsidRDefault="00323CB3" w:rsidP="00CE0EB0">
      <w:pPr>
        <w:spacing w:after="0" w:line="240" w:lineRule="auto"/>
        <w:contextualSpacing/>
      </w:pPr>
      <w:r w:rsidRPr="002524FB">
        <w:t>File Name: OP-STLF-&lt;YEAR&gt;&lt;MONTH&gt;&lt;DAY&gt;&lt;HOUR&gt;&lt;MINUTE&gt;</w:t>
      </w:r>
      <w:r w:rsidR="005269F6" w:rsidRPr="002524FB">
        <w:t>.csv</w:t>
      </w:r>
    </w:p>
    <w:p w14:paraId="5F5DF377" w14:textId="4F5A8132" w:rsidR="00F043D1" w:rsidRPr="002524FB" w:rsidRDefault="008B676B" w:rsidP="00CE0EB0">
      <w:pPr>
        <w:spacing w:after="0" w:line="240" w:lineRule="auto"/>
        <w:contextualSpacing/>
      </w:pPr>
      <w:r w:rsidRPr="002524FB">
        <w:t>DST File Name: OP-STLF-&lt;YEAR&gt;&lt;MONTH&gt;&lt;DAY&gt;&lt;HOUR&gt;&lt;MINUTE&gt;d</w:t>
      </w:r>
      <w:r w:rsidR="005269F6" w:rsidRPr="002524FB">
        <w:t>.csv</w:t>
      </w:r>
      <w:r w:rsidR="00323CB3" w:rsidRPr="002524FB">
        <w:br/>
        <w:t>Frequency: Every five minutes</w:t>
      </w:r>
    </w:p>
    <w:p w14:paraId="641ADBA8" w14:textId="77777777" w:rsidR="00FB7767" w:rsidRPr="002524FB" w:rsidRDefault="00FB7767" w:rsidP="00CE0EB0">
      <w:pPr>
        <w:spacing w:after="0" w:line="240" w:lineRule="auto"/>
        <w:contextualSpacing/>
      </w:pPr>
    </w:p>
    <w:p w14:paraId="43895731" w14:textId="1404774B" w:rsidR="009F3329" w:rsidRPr="002524FB" w:rsidRDefault="009F3329" w:rsidP="00CE0EB0">
      <w:pPr>
        <w:pStyle w:val="Heading2"/>
        <w:spacing w:before="0" w:line="240" w:lineRule="auto"/>
        <w:contextualSpacing/>
      </w:pPr>
      <w:bookmarkStart w:id="63" w:name="_Toc220601675"/>
      <w:r w:rsidRPr="002524FB">
        <w:lastRenderedPageBreak/>
        <w:t>S</w:t>
      </w:r>
      <w:r w:rsidR="00100321" w:rsidRPr="002524FB">
        <w:t>hort-</w:t>
      </w:r>
      <w:r w:rsidR="00CE0EB0" w:rsidRPr="002524FB">
        <w:t>T</w:t>
      </w:r>
      <w:r w:rsidR="00100321" w:rsidRPr="002524FB">
        <w:t xml:space="preserve">erm </w:t>
      </w:r>
      <w:r w:rsidR="006A3A89" w:rsidRPr="002524FB">
        <w:t>Resource Fore</w:t>
      </w:r>
      <w:r w:rsidR="00100321" w:rsidRPr="002524FB">
        <w:t>cast (ST</w:t>
      </w:r>
      <w:r w:rsidR="006A3A89" w:rsidRPr="002524FB">
        <w:t>R</w:t>
      </w:r>
      <w:r w:rsidR="00100321" w:rsidRPr="002524FB">
        <w:t>F)</w:t>
      </w:r>
      <w:bookmarkEnd w:id="63"/>
    </w:p>
    <w:p w14:paraId="06E2CC0B" w14:textId="63B18154" w:rsidR="00F94347" w:rsidRPr="002524FB" w:rsidRDefault="00E82CAC" w:rsidP="00C864F7">
      <w:pPr>
        <w:spacing w:after="0" w:line="240" w:lineRule="auto"/>
        <w:contextualSpacing/>
      </w:pPr>
      <w:r w:rsidRPr="002524FB">
        <w:t xml:space="preserve">Description: </w:t>
      </w:r>
      <w:r w:rsidR="000A5146" w:rsidRPr="002524FB">
        <w:t xml:space="preserve">System-wide wind </w:t>
      </w:r>
      <w:r w:rsidR="006A3A89" w:rsidRPr="002524FB">
        <w:t xml:space="preserve">and solar </w:t>
      </w:r>
      <w:r w:rsidR="000A5146" w:rsidRPr="002524FB">
        <w:t>forecast data for +</w:t>
      </w:r>
      <w:r w:rsidR="00F94347" w:rsidRPr="002524FB">
        <w:t>4</w:t>
      </w:r>
      <w:r w:rsidR="008B676B" w:rsidRPr="002524FB">
        <w:t xml:space="preserve"> </w:t>
      </w:r>
      <w:r w:rsidR="00F94347" w:rsidRPr="002524FB">
        <w:t>hours</w:t>
      </w:r>
      <w:r w:rsidR="000A5146" w:rsidRPr="002524FB">
        <w:t xml:space="preserve"> </w:t>
      </w:r>
      <w:r w:rsidR="00F94347" w:rsidRPr="002524FB">
        <w:rPr>
          <w:rFonts w:ascii="Cambria" w:hAnsi="Cambria"/>
        </w:rPr>
        <w:t>and including actual wind and solar resource totals from previous intervals.</w:t>
      </w:r>
      <w:r w:rsidR="00C864F7" w:rsidRPr="002524FB">
        <w:rPr>
          <w:rFonts w:ascii="Cambria" w:hAnsi="Cambria"/>
        </w:rPr>
        <w:t xml:space="preserve"> </w:t>
      </w:r>
      <w:r w:rsidR="00C864F7" w:rsidRPr="002524FB">
        <w:t>Added</w:t>
      </w:r>
      <w:r w:rsidR="00C864F7" w:rsidRPr="002524FB">
        <w:rPr>
          <w:rFonts w:ascii="Calibri" w:eastAsia="Times New Roman" w:hAnsi="Calibri" w:cs="Times New Roman"/>
          <w:color w:val="000000"/>
        </w:rPr>
        <w:t xml:space="preserve"> Balancing Authority Area designation with Public Data release 1.35.</w:t>
      </w:r>
    </w:p>
    <w:p w14:paraId="45BA8249" w14:textId="77777777" w:rsidR="009F3329" w:rsidRPr="002524FB" w:rsidRDefault="009F3329" w:rsidP="00CE0EB0">
      <w:pPr>
        <w:spacing w:after="0" w:line="240" w:lineRule="auto"/>
        <w:contextualSpacing/>
      </w:pPr>
      <w:r w:rsidRPr="002524FB">
        <w:t>File Name: OP-</w:t>
      </w:r>
      <w:r w:rsidR="006A3A89" w:rsidRPr="002524FB">
        <w:t>STR</w:t>
      </w:r>
      <w:r w:rsidR="00100321" w:rsidRPr="002524FB">
        <w:t>F</w:t>
      </w:r>
      <w:r w:rsidRPr="002524FB">
        <w:t>-&lt;YEAR&gt;&lt;MONTH&gt;&lt;DAY&gt;&lt;HOUR&gt;&lt;MINUTE&gt;</w:t>
      </w:r>
      <w:r w:rsidR="005269F6" w:rsidRPr="002524FB">
        <w:t>.csv</w:t>
      </w:r>
    </w:p>
    <w:p w14:paraId="0DA60829" w14:textId="38C2440C" w:rsidR="000854B1" w:rsidRPr="002524FB" w:rsidRDefault="009F3329" w:rsidP="00477020">
      <w:pPr>
        <w:spacing w:after="0" w:line="240" w:lineRule="auto"/>
        <w:contextualSpacing/>
      </w:pPr>
      <w:r w:rsidRPr="002524FB">
        <w:t xml:space="preserve">Frequency: Every </w:t>
      </w:r>
      <w:r w:rsidR="00082056" w:rsidRPr="002524FB">
        <w:t>five minutes</w:t>
      </w:r>
    </w:p>
    <w:p w14:paraId="2B473772" w14:textId="54527511" w:rsidR="002B0C50" w:rsidRPr="002524FB" w:rsidRDefault="002B0C50" w:rsidP="00CE0EB0">
      <w:pPr>
        <w:pStyle w:val="Heading1"/>
        <w:spacing w:line="240" w:lineRule="auto"/>
        <w:contextualSpacing/>
        <w:rPr>
          <w:sz w:val="32"/>
          <w:szCs w:val="32"/>
        </w:rPr>
      </w:pPr>
      <w:bookmarkStart w:id="64" w:name="_Toc220601676"/>
      <w:r w:rsidRPr="002524FB">
        <w:rPr>
          <w:sz w:val="32"/>
          <w:szCs w:val="32"/>
        </w:rPr>
        <w:t>TCR Market</w:t>
      </w:r>
      <w:bookmarkEnd w:id="64"/>
    </w:p>
    <w:p w14:paraId="6626CCE1" w14:textId="77777777" w:rsidR="002B0C50" w:rsidRPr="002524FB" w:rsidRDefault="002B0C50" w:rsidP="00CE0EB0">
      <w:pPr>
        <w:spacing w:line="240" w:lineRule="auto"/>
        <w:contextualSpacing/>
      </w:pPr>
      <w:r w:rsidRPr="002524FB">
        <w:t>The file will be in the CSV format. The delimiter will be a comma; column headers will be included in the file.</w:t>
      </w:r>
    </w:p>
    <w:p w14:paraId="0055A88A" w14:textId="77777777" w:rsidR="00477020" w:rsidRPr="002524FB" w:rsidRDefault="00477020" w:rsidP="00477020">
      <w:pPr>
        <w:pStyle w:val="Heading2"/>
        <w:spacing w:line="240" w:lineRule="auto"/>
        <w:contextualSpacing/>
      </w:pPr>
      <w:bookmarkStart w:id="65" w:name="_Toc220601677"/>
      <w:r w:rsidRPr="002524FB">
        <w:t>Daily Funding By Constraint</w:t>
      </w:r>
      <w:bookmarkEnd w:id="65"/>
      <w:r w:rsidRPr="002524FB">
        <w:t xml:space="preserve"> </w:t>
      </w:r>
    </w:p>
    <w:p w14:paraId="712F5620" w14:textId="77777777" w:rsidR="00477020" w:rsidRPr="002524FB" w:rsidRDefault="00477020" w:rsidP="00477020">
      <w:pPr>
        <w:spacing w:after="0" w:line="240" w:lineRule="auto"/>
        <w:contextualSpacing/>
      </w:pPr>
      <w:r w:rsidRPr="002524FB">
        <w:t>Description: Day-Ahead vs TCR funding on each DA binding constraint aggregated by day.</w:t>
      </w:r>
    </w:p>
    <w:p w14:paraId="4007F8F8" w14:textId="77777777" w:rsidR="00477020" w:rsidRPr="002524FB" w:rsidRDefault="00477020" w:rsidP="00477020">
      <w:pPr>
        <w:spacing w:after="0" w:line="240" w:lineRule="auto"/>
        <w:contextualSpacing/>
      </w:pPr>
      <w:r w:rsidRPr="002524FB">
        <w:t>File Name: TCR-CONSTRAINT-DAILY-YYYYMMDD.csv</w:t>
      </w:r>
    </w:p>
    <w:p w14:paraId="6BD25D64" w14:textId="1AD69E1A" w:rsidR="00477020" w:rsidRPr="002524FB" w:rsidRDefault="00477020" w:rsidP="00477020">
      <w:pPr>
        <w:spacing w:line="240" w:lineRule="auto"/>
        <w:contextualSpacing/>
      </w:pPr>
      <w:r w:rsidRPr="002524FB">
        <w:t xml:space="preserve">Frequency: Weekly on a 2 Week delay   </w:t>
      </w:r>
    </w:p>
    <w:p w14:paraId="1D555756" w14:textId="77777777" w:rsidR="00477020" w:rsidRPr="002524FB" w:rsidRDefault="00477020" w:rsidP="00477020">
      <w:pPr>
        <w:pStyle w:val="Heading2"/>
        <w:spacing w:line="240" w:lineRule="auto"/>
        <w:contextualSpacing/>
      </w:pPr>
      <w:bookmarkStart w:id="66" w:name="_Toc89859469"/>
      <w:bookmarkStart w:id="67" w:name="_Toc220601678"/>
      <w:r w:rsidRPr="002524FB">
        <w:rPr>
          <w:rFonts w:ascii="Cambria" w:hAnsi="Cambria" w:cs="Segoe UI"/>
        </w:rPr>
        <w:t>Electrically Equivalent Settlement Locations</w:t>
      </w:r>
      <w:bookmarkEnd w:id="66"/>
      <w:bookmarkEnd w:id="67"/>
      <w:r w:rsidRPr="002524FB">
        <w:rPr>
          <w:rFonts w:ascii="Cambria" w:hAnsi="Cambria" w:cs="Segoe UI"/>
        </w:rPr>
        <w:t xml:space="preserve"> </w:t>
      </w:r>
    </w:p>
    <w:p w14:paraId="6E0442B9" w14:textId="77777777" w:rsidR="00477020" w:rsidRPr="002524FB" w:rsidRDefault="00477020" w:rsidP="00477020">
      <w:pPr>
        <w:spacing w:after="0" w:line="240" w:lineRule="auto"/>
        <w:contextualSpacing/>
      </w:pPr>
      <w:r w:rsidRPr="002524FB">
        <w:t>Description: Electrically Equivalent Settlement Locations.  Current report moved from TCR Market/ TCR Reports to the Public / TCR Market section on the SPP Portal.</w:t>
      </w:r>
    </w:p>
    <w:p w14:paraId="3480B429" w14:textId="77777777" w:rsidR="00477020" w:rsidRPr="002524FB" w:rsidRDefault="00477020" w:rsidP="00477020">
      <w:pPr>
        <w:spacing w:after="0" w:line="240" w:lineRule="auto"/>
        <w:contextualSpacing/>
      </w:pPr>
      <w:r w:rsidRPr="002524FB">
        <w:t>File Name: 2016-Monthly-TCR-Auction-XX-PROD_EESL-PAIRS.csv</w:t>
      </w:r>
    </w:p>
    <w:p w14:paraId="74338B79" w14:textId="4A6FF218" w:rsidR="00477020" w:rsidRPr="002524FB" w:rsidRDefault="00477020" w:rsidP="00477020">
      <w:pPr>
        <w:spacing w:line="240" w:lineRule="auto"/>
        <w:contextualSpacing/>
      </w:pPr>
      <w:r w:rsidRPr="002524FB">
        <w:t>Frequency: Per TCR Allocation / Auction</w:t>
      </w:r>
    </w:p>
    <w:p w14:paraId="750151C4" w14:textId="49DAD962" w:rsidR="002B0C50" w:rsidRPr="002524FB" w:rsidRDefault="00833FD1" w:rsidP="00CE0EB0">
      <w:pPr>
        <w:pStyle w:val="Heading2"/>
        <w:spacing w:line="240" w:lineRule="auto"/>
        <w:contextualSpacing/>
      </w:pPr>
      <w:bookmarkStart w:id="68" w:name="_Toc220601679"/>
      <w:r w:rsidRPr="002524FB">
        <w:t xml:space="preserve">Monthly </w:t>
      </w:r>
      <w:r w:rsidR="002B0C50" w:rsidRPr="002524FB">
        <w:t>Funding By Constraint</w:t>
      </w:r>
      <w:bookmarkEnd w:id="68"/>
    </w:p>
    <w:p w14:paraId="4EAAC776" w14:textId="1EBDC0B2" w:rsidR="00175B3D" w:rsidRPr="002524FB" w:rsidRDefault="002B0C50" w:rsidP="00CE0EB0">
      <w:pPr>
        <w:spacing w:after="0" w:line="240" w:lineRule="auto"/>
        <w:contextualSpacing/>
      </w:pPr>
      <w:r w:rsidRPr="002524FB">
        <w:t xml:space="preserve">Description: </w:t>
      </w:r>
      <w:r w:rsidR="00E1016C" w:rsidRPr="002524FB">
        <w:t>Day-Ahead vs TCR funding on each DA binding constraint aggregated by month.</w:t>
      </w:r>
    </w:p>
    <w:p w14:paraId="08B2CC11" w14:textId="77777777" w:rsidR="002B0C50" w:rsidRPr="002524FB" w:rsidRDefault="002B0C50" w:rsidP="00CE0EB0">
      <w:pPr>
        <w:spacing w:after="0" w:line="240" w:lineRule="auto"/>
        <w:contextualSpacing/>
      </w:pPr>
      <w:r w:rsidRPr="002524FB">
        <w:t xml:space="preserve">File Name: </w:t>
      </w:r>
      <w:r w:rsidR="002F0E9E" w:rsidRPr="002524FB">
        <w:t>TCR-CONSTRAINT-201510.csv</w:t>
      </w:r>
    </w:p>
    <w:p w14:paraId="4E4B659E" w14:textId="77777777" w:rsidR="002B0C50" w:rsidRPr="002524FB" w:rsidRDefault="002B0C50" w:rsidP="00CE0EB0">
      <w:pPr>
        <w:spacing w:line="240" w:lineRule="auto"/>
        <w:contextualSpacing/>
      </w:pPr>
      <w:r w:rsidRPr="002524FB">
        <w:t xml:space="preserve">Frequency: </w:t>
      </w:r>
      <w:r w:rsidR="00E47AFB" w:rsidRPr="002524FB">
        <w:t>Monthly On a 2 Month delay</w:t>
      </w:r>
    </w:p>
    <w:p w14:paraId="26FEA0EA" w14:textId="77777777" w:rsidR="00596432" w:rsidRPr="002524FB" w:rsidRDefault="00596432" w:rsidP="00CE0EB0">
      <w:pPr>
        <w:pStyle w:val="Heading2"/>
        <w:spacing w:line="240" w:lineRule="auto"/>
        <w:contextualSpacing/>
      </w:pPr>
      <w:bookmarkStart w:id="69" w:name="_Toc220601680"/>
      <w:r w:rsidRPr="002524FB">
        <w:rPr>
          <w:rFonts w:ascii="Cambria" w:hAnsi="Cambria" w:cs="Segoe UI"/>
        </w:rPr>
        <w:t>FAQ</w:t>
      </w:r>
      <w:bookmarkEnd w:id="69"/>
    </w:p>
    <w:p w14:paraId="116FED54" w14:textId="77777777" w:rsidR="00596432" w:rsidRPr="002524FB" w:rsidRDefault="00596432" w:rsidP="00CE0EB0">
      <w:pPr>
        <w:spacing w:after="0" w:line="240" w:lineRule="auto"/>
        <w:contextualSpacing/>
      </w:pPr>
      <w:r w:rsidRPr="002524FB">
        <w:t>Description: This document contains some of the frequently asked questions.</w:t>
      </w:r>
    </w:p>
    <w:p w14:paraId="0DF06B76" w14:textId="77777777" w:rsidR="00596432" w:rsidRPr="002524FB" w:rsidRDefault="00596432" w:rsidP="00CE0EB0">
      <w:pPr>
        <w:spacing w:after="0" w:line="240" w:lineRule="auto"/>
        <w:contextualSpacing/>
      </w:pPr>
      <w:r w:rsidRPr="002524FB">
        <w:t>File Name: TCR Markets Frequently Asked Questions.PDF</w:t>
      </w:r>
    </w:p>
    <w:p w14:paraId="3F3E89F3" w14:textId="0BF03ECF" w:rsidR="00596432" w:rsidRPr="002524FB" w:rsidRDefault="00596432" w:rsidP="00CE0EB0">
      <w:pPr>
        <w:spacing w:line="240" w:lineRule="auto"/>
        <w:contextualSpacing/>
      </w:pPr>
      <w:r w:rsidRPr="002524FB">
        <w:t xml:space="preserve">Frequency: </w:t>
      </w:r>
      <w:r w:rsidR="00C1042D" w:rsidRPr="002524FB">
        <w:t>As needed</w:t>
      </w:r>
    </w:p>
    <w:p w14:paraId="7C20028D" w14:textId="77777777" w:rsidR="00596432" w:rsidRPr="002524FB" w:rsidRDefault="00596432" w:rsidP="00CE0EB0">
      <w:pPr>
        <w:pStyle w:val="Heading2"/>
        <w:spacing w:line="240" w:lineRule="auto"/>
        <w:contextualSpacing/>
      </w:pPr>
      <w:bookmarkStart w:id="70" w:name="_Toc220601681"/>
      <w:r w:rsidRPr="002524FB">
        <w:rPr>
          <w:rFonts w:ascii="Cambria" w:hAnsi="Cambria" w:cs="Segoe UI"/>
        </w:rPr>
        <w:t>Reference Prices</w:t>
      </w:r>
      <w:bookmarkEnd w:id="70"/>
      <w:r w:rsidRPr="002524FB">
        <w:rPr>
          <w:rFonts w:ascii="Cambria" w:hAnsi="Cambria" w:cs="Segoe UI"/>
        </w:rPr>
        <w:t xml:space="preserve"> </w:t>
      </w:r>
    </w:p>
    <w:p w14:paraId="01AF1440" w14:textId="77777777" w:rsidR="00A847D9" w:rsidRPr="002524FB" w:rsidRDefault="00A847D9" w:rsidP="00CE0EB0">
      <w:pPr>
        <w:spacing w:after="0" w:line="240" w:lineRule="auto"/>
        <w:contextualSpacing/>
      </w:pPr>
      <w:r w:rsidRPr="002524FB">
        <w:t>Description:  Settlement Location path prices used to calculate credit collateral requirements for both submission into a TCR auction and owned TCRs.</w:t>
      </w:r>
    </w:p>
    <w:p w14:paraId="34A89DDD" w14:textId="77777777" w:rsidR="00A847D9" w:rsidRPr="002524FB" w:rsidRDefault="00A847D9" w:rsidP="00CE0EB0">
      <w:pPr>
        <w:spacing w:after="0" w:line="240" w:lineRule="auto"/>
        <w:contextualSpacing/>
      </w:pPr>
      <w:r w:rsidRPr="002524FB">
        <w:t>File Name(s):</w:t>
      </w:r>
    </w:p>
    <w:p w14:paraId="43BCED1F" w14:textId="77777777" w:rsidR="00A847D9" w:rsidRPr="002524FB" w:rsidRDefault="00A847D9" w:rsidP="00CE0EB0">
      <w:pPr>
        <w:spacing w:after="0" w:line="240" w:lineRule="auto"/>
        <w:contextualSpacing/>
      </w:pPr>
      <w:r w:rsidRPr="002524FB">
        <w:t xml:space="preserve">TCR_REF_PRICES_MM-DD-YYYY_MM_DD_YYYY_”month”_ON(or OFF)_PEAK.csv    </w:t>
      </w:r>
    </w:p>
    <w:p w14:paraId="41E193D4" w14:textId="77777777" w:rsidR="00A847D9" w:rsidRPr="002524FB" w:rsidRDefault="00A847D9" w:rsidP="00CE0EB0">
      <w:pPr>
        <w:spacing w:after="0" w:line="240" w:lineRule="auto"/>
        <w:contextualSpacing/>
      </w:pPr>
      <w:r w:rsidRPr="002524FB">
        <w:t xml:space="preserve">TCR_REF_PRICES_MM-DD-YYYY_MM_DD_YYYY_”season”_ON(or OFF)_PEAK.csv     </w:t>
      </w:r>
    </w:p>
    <w:p w14:paraId="30EC3057" w14:textId="05F1167E" w:rsidR="00A847D9" w:rsidRPr="002524FB" w:rsidRDefault="00A847D9" w:rsidP="00CE0EB0">
      <w:pPr>
        <w:spacing w:after="0" w:line="240" w:lineRule="auto"/>
        <w:contextualSpacing/>
      </w:pPr>
      <w:r w:rsidRPr="002524FB">
        <w:t>Frequency: Monthly / Ad Hoc</w:t>
      </w:r>
    </w:p>
    <w:p w14:paraId="70449EEA" w14:textId="77777777" w:rsidR="00596432" w:rsidRPr="002524FB" w:rsidRDefault="00596432" w:rsidP="00CE0EB0">
      <w:pPr>
        <w:pStyle w:val="Heading2"/>
        <w:spacing w:line="240" w:lineRule="auto"/>
        <w:contextualSpacing/>
      </w:pPr>
      <w:bookmarkStart w:id="71" w:name="_Toc220601682"/>
      <w:r w:rsidRPr="002524FB">
        <w:rPr>
          <w:rFonts w:ascii="Cambria" w:hAnsi="Cambria" w:cs="Segoe UI"/>
        </w:rPr>
        <w:t>TCR Allocation Historical Results</w:t>
      </w:r>
      <w:bookmarkEnd w:id="71"/>
      <w:r w:rsidRPr="002524FB">
        <w:rPr>
          <w:rFonts w:ascii="Cambria" w:hAnsi="Cambria" w:cs="Segoe UI"/>
        </w:rPr>
        <w:t xml:space="preserve">  </w:t>
      </w:r>
    </w:p>
    <w:p w14:paraId="139168D4" w14:textId="77777777" w:rsidR="00596432" w:rsidRPr="002524FB" w:rsidRDefault="00596432" w:rsidP="00CE0EB0">
      <w:pPr>
        <w:spacing w:after="0" w:line="240" w:lineRule="auto"/>
        <w:contextualSpacing/>
      </w:pPr>
      <w:r w:rsidRPr="002524FB">
        <w:t>Description:</w:t>
      </w:r>
      <w:r w:rsidR="00E45787" w:rsidRPr="002524FB">
        <w:t xml:space="preserve"> Shows the amount of ARR MWs awarded and the Binding Constraints for that market. </w:t>
      </w:r>
    </w:p>
    <w:p w14:paraId="4C6F3D32" w14:textId="12AAE5BF" w:rsidR="00596432" w:rsidRPr="002524FB" w:rsidRDefault="00596432" w:rsidP="00CE0EB0">
      <w:pPr>
        <w:spacing w:after="0" w:line="240" w:lineRule="auto"/>
        <w:ind w:left="1440" w:hanging="1440"/>
        <w:contextualSpacing/>
      </w:pPr>
      <w:r w:rsidRPr="002524FB">
        <w:t>File Name</w:t>
      </w:r>
      <w:r w:rsidR="00CE5E10" w:rsidRPr="002524FB">
        <w:t>(s)</w:t>
      </w:r>
      <w:r w:rsidRPr="002524FB">
        <w:t xml:space="preserve">: </w:t>
      </w:r>
      <w:r w:rsidR="00CE5E10" w:rsidRPr="002524FB">
        <w:tab/>
      </w:r>
      <w:r w:rsidRPr="002524FB">
        <w:t>2020_Monthly_ARR_Allocation_11_PROD_AGGREGATED_ARRS.csv 2020_Monthly_ARR_Allocation_11_PROD_BINDING_CONSTRAINT.csv</w:t>
      </w:r>
    </w:p>
    <w:p w14:paraId="628B7922" w14:textId="7F866DB9" w:rsidR="00596432" w:rsidRPr="002524FB" w:rsidRDefault="00596432" w:rsidP="00CE0EB0">
      <w:pPr>
        <w:spacing w:line="240" w:lineRule="auto"/>
        <w:contextualSpacing/>
      </w:pPr>
      <w:r w:rsidRPr="002524FB">
        <w:t xml:space="preserve">Frequency: After each ARR Allocation Market is posted. </w:t>
      </w:r>
    </w:p>
    <w:p w14:paraId="1BB3029E" w14:textId="77777777" w:rsidR="00596432" w:rsidRPr="002524FB" w:rsidRDefault="00E45787" w:rsidP="00CE0EB0">
      <w:pPr>
        <w:pStyle w:val="Heading2"/>
        <w:spacing w:line="240" w:lineRule="auto"/>
        <w:contextualSpacing/>
      </w:pPr>
      <w:bookmarkStart w:id="72" w:name="_Toc220601683"/>
      <w:r w:rsidRPr="002524FB">
        <w:rPr>
          <w:rFonts w:ascii="Cambria" w:hAnsi="Cambria" w:cs="Segoe UI"/>
        </w:rPr>
        <w:t>TCR Auction Historical Results</w:t>
      </w:r>
      <w:bookmarkEnd w:id="72"/>
      <w:r w:rsidR="00596432" w:rsidRPr="002524FB">
        <w:rPr>
          <w:rFonts w:ascii="Cambria" w:hAnsi="Cambria" w:cs="Segoe UI"/>
        </w:rPr>
        <w:t xml:space="preserve"> </w:t>
      </w:r>
    </w:p>
    <w:p w14:paraId="3D782524" w14:textId="77777777" w:rsidR="00596432" w:rsidRPr="002524FB" w:rsidRDefault="00596432" w:rsidP="00CE0EB0">
      <w:pPr>
        <w:spacing w:after="0" w:line="240" w:lineRule="auto"/>
        <w:contextualSpacing/>
      </w:pPr>
      <w:r w:rsidRPr="002524FB">
        <w:t>Description:</w:t>
      </w:r>
      <w:r w:rsidR="00E45787" w:rsidRPr="002524FB">
        <w:t xml:space="preserve"> Shows the amount of TCR MWs awarded, the Auction Clearing Price, and the Binding Constraints for that market. </w:t>
      </w:r>
    </w:p>
    <w:p w14:paraId="4535A354" w14:textId="4C2533C8" w:rsidR="00596432" w:rsidRPr="002524FB" w:rsidRDefault="00596432" w:rsidP="00CE0EB0">
      <w:pPr>
        <w:spacing w:after="0" w:line="240" w:lineRule="auto"/>
        <w:ind w:left="1440" w:hanging="1440"/>
        <w:contextualSpacing/>
      </w:pPr>
      <w:r w:rsidRPr="002524FB">
        <w:t>File Name</w:t>
      </w:r>
      <w:r w:rsidR="00CE5E10" w:rsidRPr="002524FB">
        <w:t>(s)</w:t>
      </w:r>
      <w:r w:rsidRPr="002524FB">
        <w:t xml:space="preserve">: </w:t>
      </w:r>
      <w:r w:rsidR="00CE5E10" w:rsidRPr="002524FB">
        <w:tab/>
      </w:r>
      <w:r w:rsidR="00E45787" w:rsidRPr="002524FB">
        <w:t>2020_Monthly_TCR_Auction_11_PROD_Round_1_AUCTION_CLEARING_PRICE.csv, 2020_Monthly_TCR_Auction_11_PROD_Round_1_AUCTION_RESULTS.csv, and 2020_Monthly_TCR_Auction_11_PROD_Round_1_BINDING_CONSTRAINT.csv</w:t>
      </w:r>
    </w:p>
    <w:p w14:paraId="35C7B1C5" w14:textId="77777777" w:rsidR="00596432" w:rsidRPr="002524FB" w:rsidRDefault="00596432" w:rsidP="00CE0EB0">
      <w:pPr>
        <w:spacing w:line="240" w:lineRule="auto"/>
        <w:contextualSpacing/>
      </w:pPr>
      <w:r w:rsidRPr="002524FB">
        <w:t xml:space="preserve">Frequency: </w:t>
      </w:r>
      <w:r w:rsidR="00E45787" w:rsidRPr="002524FB">
        <w:t>After each TCR Auction Market is posted.</w:t>
      </w:r>
    </w:p>
    <w:p w14:paraId="48FBADC1" w14:textId="77777777" w:rsidR="00596432" w:rsidRPr="002524FB" w:rsidRDefault="00E45787" w:rsidP="00CE0EB0">
      <w:pPr>
        <w:pStyle w:val="Heading2"/>
        <w:spacing w:line="240" w:lineRule="auto"/>
        <w:contextualSpacing/>
      </w:pPr>
      <w:bookmarkStart w:id="73" w:name="_Toc220601684"/>
      <w:r w:rsidRPr="002524FB">
        <w:rPr>
          <w:rFonts w:ascii="Cambria" w:hAnsi="Cambria" w:cs="Segoe UI"/>
        </w:rPr>
        <w:lastRenderedPageBreak/>
        <w:t>TCR Calendar</w:t>
      </w:r>
      <w:bookmarkEnd w:id="73"/>
      <w:r w:rsidR="00596432" w:rsidRPr="002524FB">
        <w:rPr>
          <w:rFonts w:ascii="Cambria" w:hAnsi="Cambria" w:cs="Segoe UI"/>
        </w:rPr>
        <w:t xml:space="preserve"> </w:t>
      </w:r>
    </w:p>
    <w:p w14:paraId="7A45A11F" w14:textId="77777777" w:rsidR="00596432" w:rsidRPr="002524FB" w:rsidRDefault="00596432" w:rsidP="00CE0EB0">
      <w:pPr>
        <w:spacing w:after="0" w:line="240" w:lineRule="auto"/>
        <w:contextualSpacing/>
      </w:pPr>
      <w:r w:rsidRPr="002524FB">
        <w:t>Description:</w:t>
      </w:r>
      <w:r w:rsidR="00E45787" w:rsidRPr="002524FB">
        <w:t xml:space="preserve"> </w:t>
      </w:r>
      <w:r w:rsidR="000B30AB" w:rsidRPr="002524FB">
        <w:t>TCR Market Calendar for the year,</w:t>
      </w:r>
      <w:r w:rsidR="00E45787" w:rsidRPr="002524FB">
        <w:t xml:space="preserve"> Outlook files</w:t>
      </w:r>
      <w:r w:rsidR="000B30AB" w:rsidRPr="002524FB">
        <w:t xml:space="preserve"> and MP Guide for the TCR Market Calendar </w:t>
      </w:r>
    </w:p>
    <w:p w14:paraId="27792AE6" w14:textId="77777777" w:rsidR="00CE5E10" w:rsidRPr="002524FB" w:rsidRDefault="00596432" w:rsidP="00CE0EB0">
      <w:pPr>
        <w:spacing w:after="0" w:line="240" w:lineRule="auto"/>
        <w:contextualSpacing/>
      </w:pPr>
      <w:r w:rsidRPr="002524FB">
        <w:t>File Name</w:t>
      </w:r>
      <w:r w:rsidR="00CE5E10" w:rsidRPr="002524FB">
        <w:t>(s)</w:t>
      </w:r>
      <w:r w:rsidRPr="002524FB">
        <w:t xml:space="preserve">: </w:t>
      </w:r>
      <w:r w:rsidR="00CE5E10" w:rsidRPr="002524FB">
        <w:tab/>
      </w:r>
      <w:r w:rsidR="000B30AB" w:rsidRPr="002524FB">
        <w:t>MP Guide</w:t>
      </w:r>
      <w:r w:rsidR="005F2688" w:rsidRPr="002524FB">
        <w:t xml:space="preserve"> </w:t>
      </w:r>
      <w:r w:rsidR="000B30AB" w:rsidRPr="002524FB">
        <w:t>SPP 2020 Congestion Hedging.pdf</w:t>
      </w:r>
    </w:p>
    <w:p w14:paraId="5033C90D" w14:textId="77777777" w:rsidR="00CE5E10" w:rsidRPr="002524FB" w:rsidRDefault="000B30AB" w:rsidP="00CE0EB0">
      <w:pPr>
        <w:spacing w:after="0" w:line="240" w:lineRule="auto"/>
        <w:ind w:left="720" w:firstLine="720"/>
        <w:contextualSpacing/>
      </w:pPr>
      <w:r w:rsidRPr="002524FB">
        <w:t>Congestion Hedging 2020 Calendar.pdf</w:t>
      </w:r>
    </w:p>
    <w:p w14:paraId="5C432490" w14:textId="05881254" w:rsidR="00596432" w:rsidRPr="002524FB" w:rsidRDefault="000B30AB" w:rsidP="00CE0EB0">
      <w:pPr>
        <w:spacing w:after="0" w:line="240" w:lineRule="auto"/>
        <w:ind w:left="720" w:firstLine="720"/>
        <w:contextualSpacing/>
      </w:pPr>
      <w:r w:rsidRPr="002524FB">
        <w:t>Congestion Hedging 2020 Market Outlook Files.zip</w:t>
      </w:r>
    </w:p>
    <w:p w14:paraId="16DE7D5C" w14:textId="77777777" w:rsidR="00596432" w:rsidRPr="002524FB" w:rsidRDefault="00596432" w:rsidP="00CE0EB0">
      <w:pPr>
        <w:spacing w:line="240" w:lineRule="auto"/>
        <w:contextualSpacing/>
      </w:pPr>
      <w:r w:rsidRPr="002524FB">
        <w:t xml:space="preserve">Frequency: </w:t>
      </w:r>
      <w:r w:rsidR="000B30AB" w:rsidRPr="002524FB">
        <w:t>Once a year</w:t>
      </w:r>
    </w:p>
    <w:p w14:paraId="26F45DA8" w14:textId="77777777" w:rsidR="00477020" w:rsidRPr="002524FB" w:rsidRDefault="00477020" w:rsidP="00477020">
      <w:pPr>
        <w:pStyle w:val="Heading2"/>
        <w:spacing w:line="240" w:lineRule="auto"/>
        <w:contextualSpacing/>
      </w:pPr>
      <w:bookmarkStart w:id="74" w:name="_Toc220601685"/>
      <w:r w:rsidRPr="002524FB">
        <w:rPr>
          <w:rFonts w:ascii="Cambria" w:hAnsi="Cambria" w:cs="Segoe UI"/>
        </w:rPr>
        <w:t>TCR Product Period Hours</w:t>
      </w:r>
      <w:bookmarkEnd w:id="74"/>
      <w:r w:rsidRPr="002524FB">
        <w:t xml:space="preserve"> </w:t>
      </w:r>
    </w:p>
    <w:p w14:paraId="07B9CE00" w14:textId="77777777" w:rsidR="00477020" w:rsidRPr="002524FB" w:rsidRDefault="00477020" w:rsidP="00477020">
      <w:pPr>
        <w:spacing w:after="0" w:line="240" w:lineRule="auto"/>
        <w:contextualSpacing/>
      </w:pPr>
      <w:r w:rsidRPr="002524FB">
        <w:t xml:space="preserve">Description: Number of Hours for each Defined TCR Product Period.  </w:t>
      </w:r>
    </w:p>
    <w:p w14:paraId="7E2092EA" w14:textId="77777777" w:rsidR="00477020" w:rsidRPr="002524FB" w:rsidRDefault="00477020" w:rsidP="00477020">
      <w:pPr>
        <w:spacing w:after="0" w:line="240" w:lineRule="auto"/>
        <w:contextualSpacing/>
      </w:pPr>
      <w:r w:rsidRPr="002524FB">
        <w:t>File Name: TCR-PRODUCT-PERIOD-HOURS.csv</w:t>
      </w:r>
    </w:p>
    <w:p w14:paraId="42B10EB2" w14:textId="77777777" w:rsidR="00477020" w:rsidRPr="002524FB" w:rsidRDefault="00477020" w:rsidP="00477020">
      <w:pPr>
        <w:spacing w:line="240" w:lineRule="auto"/>
        <w:contextualSpacing/>
      </w:pPr>
      <w:r w:rsidRPr="002524FB">
        <w:t>Frequency: Annual</w:t>
      </w:r>
    </w:p>
    <w:p w14:paraId="41BE96AB" w14:textId="77777777" w:rsidR="00C1042D" w:rsidRPr="002524FB" w:rsidRDefault="00C1042D" w:rsidP="00CE0EB0">
      <w:pPr>
        <w:spacing w:line="240" w:lineRule="auto"/>
        <w:contextualSpacing/>
      </w:pPr>
    </w:p>
    <w:p w14:paraId="5D1E0F7E" w14:textId="3A1E8066" w:rsidR="005269F6" w:rsidRPr="002524FB" w:rsidRDefault="005269F6" w:rsidP="00CE0EB0">
      <w:pPr>
        <w:pStyle w:val="Heading1"/>
        <w:spacing w:before="0" w:line="240" w:lineRule="auto"/>
        <w:contextualSpacing/>
        <w:rPr>
          <w:sz w:val="32"/>
          <w:szCs w:val="32"/>
        </w:rPr>
      </w:pPr>
      <w:bookmarkStart w:id="75" w:name="_Toc220601686"/>
      <w:r w:rsidRPr="002524FB">
        <w:rPr>
          <w:sz w:val="32"/>
          <w:szCs w:val="32"/>
        </w:rPr>
        <w:t>Real-Time Market Data</w:t>
      </w:r>
      <w:r w:rsidR="00477020" w:rsidRPr="002524FB">
        <w:rPr>
          <w:sz w:val="32"/>
          <w:szCs w:val="32"/>
        </w:rPr>
        <w:t xml:space="preserve"> (IM Charts)</w:t>
      </w:r>
      <w:bookmarkEnd w:id="75"/>
    </w:p>
    <w:p w14:paraId="48C2BBF8" w14:textId="0A1FFDA0" w:rsidR="00EB3C46" w:rsidRPr="002524FB" w:rsidRDefault="00C1042D" w:rsidP="00CE0EB0">
      <w:pPr>
        <w:spacing w:after="0" w:line="240" w:lineRule="auto"/>
        <w:contextualSpacing/>
      </w:pPr>
      <w:r w:rsidRPr="002524FB">
        <w:t xml:space="preserve">Graphing provided on SPP.org.  On demand file </w:t>
      </w:r>
      <w:r w:rsidR="00EA69C7" w:rsidRPr="002524FB">
        <w:t xml:space="preserve">downloads </w:t>
      </w:r>
      <w:r w:rsidR="005269F6" w:rsidRPr="002524FB">
        <w:t>will be in the CSV format. The delimiter will be a comma; column header</w:t>
      </w:r>
      <w:r w:rsidR="00BA3B0E" w:rsidRPr="002524FB">
        <w:t>s will be included in the file.</w:t>
      </w:r>
      <w:r w:rsidR="00EB3C46" w:rsidRPr="002524FB">
        <w:t xml:space="preserve"> Public Data release 1.35 added details for interactive charts that are supported by Tableau. No downloadable data is available for these charts. </w:t>
      </w:r>
      <w:r w:rsidR="009C79BF" w:rsidRPr="002524FB">
        <w:t>Many charts will have separate charts for each BAA by RTO Expansion go live date. More to come on these.</w:t>
      </w:r>
    </w:p>
    <w:p w14:paraId="5E7AD656" w14:textId="77777777" w:rsidR="00477020" w:rsidRPr="002524FB" w:rsidRDefault="00477020" w:rsidP="00477020">
      <w:pPr>
        <w:pStyle w:val="Heading2"/>
        <w:spacing w:before="0" w:line="240" w:lineRule="auto"/>
        <w:contextualSpacing/>
      </w:pPr>
    </w:p>
    <w:p w14:paraId="44413230" w14:textId="2124264D" w:rsidR="00EB3C46" w:rsidRPr="002524FB" w:rsidRDefault="00EB3C46" w:rsidP="00EB3C46">
      <w:pPr>
        <w:pStyle w:val="Heading2"/>
        <w:spacing w:before="0" w:line="240" w:lineRule="auto"/>
        <w:contextualSpacing/>
      </w:pPr>
      <w:bookmarkStart w:id="76" w:name="_Toc220601687"/>
      <w:r w:rsidRPr="002524FB">
        <w:t>DBDA Commitments vs Load Forecast</w:t>
      </w:r>
      <w:bookmarkEnd w:id="76"/>
    </w:p>
    <w:p w14:paraId="142F3102" w14:textId="2A044F82" w:rsidR="00EB3C46" w:rsidRPr="002524FB" w:rsidRDefault="00EB3C46" w:rsidP="00EB3C46">
      <w:pPr>
        <w:spacing w:after="0" w:line="240" w:lineRule="auto"/>
        <w:contextualSpacing/>
        <w:rPr>
          <w:i/>
        </w:rPr>
      </w:pPr>
      <w:r w:rsidRPr="002524FB">
        <w:t>Description: Weekly generation stack by fuel type vs load forecasts from most recent Intra-day Reliability Unit Commitment and Day-Before Day Ahead Reliability Unit Commitment studies.</w:t>
      </w:r>
    </w:p>
    <w:p w14:paraId="451B52B8" w14:textId="77777777" w:rsidR="00EB3C46" w:rsidRPr="002524FB" w:rsidRDefault="00EB3C46" w:rsidP="00EB3C46"/>
    <w:p w14:paraId="2AC895D5" w14:textId="13C2423C" w:rsidR="00477020" w:rsidRPr="002524FB" w:rsidRDefault="00477020" w:rsidP="00477020">
      <w:pPr>
        <w:pStyle w:val="Heading2"/>
        <w:spacing w:before="0" w:line="240" w:lineRule="auto"/>
        <w:contextualSpacing/>
      </w:pPr>
      <w:bookmarkStart w:id="77" w:name="_Toc220601688"/>
      <w:r w:rsidRPr="002524FB">
        <w:t>ACE Chart</w:t>
      </w:r>
      <w:bookmarkEnd w:id="77"/>
    </w:p>
    <w:p w14:paraId="72D94047" w14:textId="642DAC1F" w:rsidR="00477020" w:rsidRPr="002524FB" w:rsidRDefault="00477020" w:rsidP="00477020">
      <w:pPr>
        <w:spacing w:after="0" w:line="240" w:lineRule="auto"/>
        <w:contextualSpacing/>
        <w:rPr>
          <w:i/>
        </w:rPr>
      </w:pPr>
      <w:r w:rsidRPr="002524FB">
        <w:t>Description: The Area Control Error within the RTO control area for each minute.</w:t>
      </w:r>
    </w:p>
    <w:p w14:paraId="27081274" w14:textId="77777777" w:rsidR="00477020" w:rsidRPr="002524FB" w:rsidRDefault="00477020" w:rsidP="00477020">
      <w:pPr>
        <w:spacing w:after="0" w:line="240" w:lineRule="auto"/>
        <w:contextualSpacing/>
      </w:pPr>
      <w:r w:rsidRPr="002524FB">
        <w:t xml:space="preserve">File Names: </w:t>
      </w:r>
    </w:p>
    <w:p w14:paraId="62AF1CBF" w14:textId="28740DCB" w:rsidR="00477020" w:rsidRPr="002524FB" w:rsidRDefault="00477020" w:rsidP="00477020">
      <w:pPr>
        <w:pStyle w:val="ListParagraph"/>
        <w:numPr>
          <w:ilvl w:val="0"/>
          <w:numId w:val="21"/>
        </w:numPr>
        <w:spacing w:after="0" w:line="240" w:lineRule="auto"/>
      </w:pPr>
      <w:r w:rsidRPr="002524FB">
        <w:t>ace.csv</w:t>
      </w:r>
    </w:p>
    <w:p w14:paraId="3FB3C7AE" w14:textId="77777777" w:rsidR="00477020" w:rsidRPr="002524FB" w:rsidRDefault="00477020" w:rsidP="00477020">
      <w:pPr>
        <w:pStyle w:val="ListParagraph"/>
        <w:numPr>
          <w:ilvl w:val="0"/>
          <w:numId w:val="21"/>
        </w:numPr>
        <w:spacing w:after="0" w:line="240" w:lineRule="auto"/>
      </w:pPr>
      <w:r w:rsidRPr="002524FB">
        <w:t>ace_1min.csv</w:t>
      </w:r>
    </w:p>
    <w:p w14:paraId="6F00301B" w14:textId="75426A1A" w:rsidR="00477020" w:rsidRPr="002524FB" w:rsidRDefault="00477020" w:rsidP="00477020">
      <w:pPr>
        <w:pStyle w:val="ListParagraph"/>
        <w:numPr>
          <w:ilvl w:val="0"/>
          <w:numId w:val="21"/>
        </w:numPr>
        <w:spacing w:after="0" w:line="240" w:lineRule="auto"/>
      </w:pPr>
      <w:r w:rsidRPr="002524FB">
        <w:t>ace_10min.csv</w:t>
      </w:r>
    </w:p>
    <w:p w14:paraId="1AB2C700" w14:textId="225883BA" w:rsidR="00477020" w:rsidRPr="002524FB" w:rsidRDefault="00477020" w:rsidP="00477020">
      <w:pPr>
        <w:pStyle w:val="ListParagraph"/>
        <w:numPr>
          <w:ilvl w:val="0"/>
          <w:numId w:val="21"/>
        </w:numPr>
        <w:spacing w:after="0" w:line="240" w:lineRule="auto"/>
      </w:pPr>
      <w:r w:rsidRPr="002524FB">
        <w:t>ace_prev_year_10min.csv</w:t>
      </w:r>
    </w:p>
    <w:p w14:paraId="46137C48" w14:textId="77777777" w:rsidR="00477020" w:rsidRPr="002524FB" w:rsidRDefault="00477020" w:rsidP="00477020">
      <w:pPr>
        <w:spacing w:line="240" w:lineRule="auto"/>
        <w:contextualSpacing/>
      </w:pPr>
      <w:r w:rsidRPr="002524FB">
        <w:t>Frequency: Continuous Graphing</w:t>
      </w:r>
    </w:p>
    <w:p w14:paraId="6A81A2E4" w14:textId="77777777" w:rsidR="00477020" w:rsidRPr="002524FB" w:rsidRDefault="00477020" w:rsidP="00CE0EB0">
      <w:pPr>
        <w:spacing w:after="0" w:line="240" w:lineRule="auto"/>
        <w:contextualSpacing/>
      </w:pPr>
    </w:p>
    <w:p w14:paraId="2326C6FE" w14:textId="77777777" w:rsidR="005269F6" w:rsidRPr="002524FB" w:rsidRDefault="005269F6" w:rsidP="00CE0EB0">
      <w:pPr>
        <w:pStyle w:val="Heading2"/>
        <w:spacing w:before="0" w:line="240" w:lineRule="auto"/>
        <w:contextualSpacing/>
      </w:pPr>
      <w:bookmarkStart w:id="78" w:name="_Toc220601689"/>
      <w:r w:rsidRPr="002524FB">
        <w:t>Forecast vs. Actual</w:t>
      </w:r>
      <w:bookmarkEnd w:id="78"/>
    </w:p>
    <w:p w14:paraId="79907FE4" w14:textId="462284F6" w:rsidR="005269F6" w:rsidRPr="002524FB" w:rsidRDefault="005269F6" w:rsidP="00CE0EB0">
      <w:pPr>
        <w:spacing w:after="0" w:line="240" w:lineRule="auto"/>
        <w:contextualSpacing/>
        <w:rPr>
          <w:i/>
        </w:rPr>
      </w:pPr>
      <w:r w:rsidRPr="002524FB">
        <w:t>Description:</w:t>
      </w:r>
      <w:r w:rsidR="006A3A89" w:rsidRPr="002524FB">
        <w:t xml:space="preserve"> The actual wind, actual solar </w:t>
      </w:r>
      <w:r w:rsidR="008E3410" w:rsidRPr="002524FB">
        <w:t>and actual load is updated every five minutes and represent an integrated 5minute average. The intent of the display is to show what the latest forecast data SPP has in the system at any given time. Because the data can be updated either hourly or every 5minutes, the Actual vs Forecast comparison will always be the error in the previous hour or previous 5 minutes.</w:t>
      </w:r>
      <w:r w:rsidR="006A3A89" w:rsidRPr="002524FB">
        <w:t xml:space="preserve">  Beginning with Public Data release 1.19</w:t>
      </w:r>
      <w:r w:rsidR="00EC2934" w:rsidRPr="002524FB">
        <w:t xml:space="preserve"> (July 20, 2017)</w:t>
      </w:r>
      <w:r w:rsidR="006A3A89" w:rsidRPr="002524FB">
        <w:t xml:space="preserve"> </w:t>
      </w:r>
      <w:r w:rsidR="00EC2934" w:rsidRPr="002524FB">
        <w:t xml:space="preserve">additional columns for </w:t>
      </w:r>
      <w:r w:rsidR="006A3A89" w:rsidRPr="002524FB">
        <w:t xml:space="preserve">solar data </w:t>
      </w:r>
      <w:r w:rsidR="00EC2934" w:rsidRPr="002524FB">
        <w:t>were</w:t>
      </w:r>
      <w:r w:rsidR="006A3A89" w:rsidRPr="002524FB">
        <w:t xml:space="preserve"> added</w:t>
      </w:r>
      <w:r w:rsidR="00EC2934" w:rsidRPr="002524FB">
        <w:t xml:space="preserve"> (STSF, MTSF, Actual Solar). </w:t>
      </w:r>
    </w:p>
    <w:p w14:paraId="378756CC" w14:textId="77777777" w:rsidR="005269F6" w:rsidRPr="002524FB" w:rsidRDefault="005269F6" w:rsidP="00CE0EB0">
      <w:pPr>
        <w:spacing w:after="0" w:line="240" w:lineRule="auto"/>
        <w:contextualSpacing/>
      </w:pPr>
      <w:r w:rsidRPr="002524FB">
        <w:t>File Name: summaryForecast.csv</w:t>
      </w:r>
    </w:p>
    <w:p w14:paraId="5E19AB72" w14:textId="7CB45960" w:rsidR="00285984" w:rsidRPr="002524FB" w:rsidRDefault="005269F6" w:rsidP="00CE0EB0">
      <w:pPr>
        <w:spacing w:line="240" w:lineRule="auto"/>
        <w:contextualSpacing/>
      </w:pPr>
      <w:r w:rsidRPr="002524FB">
        <w:t xml:space="preserve">Frequency: </w:t>
      </w:r>
      <w:r w:rsidR="00FC70B5" w:rsidRPr="002524FB">
        <w:t>Continuous Graphing</w:t>
      </w:r>
    </w:p>
    <w:p w14:paraId="7AD1DCEB" w14:textId="30FAAA6A" w:rsidR="00592424" w:rsidRPr="002524FB" w:rsidRDefault="00592424" w:rsidP="00CE0EB0">
      <w:pPr>
        <w:pStyle w:val="Heading2"/>
        <w:spacing w:before="0" w:line="240" w:lineRule="auto"/>
        <w:contextualSpacing/>
      </w:pPr>
      <w:bookmarkStart w:id="79" w:name="_Toc220601690"/>
      <w:r w:rsidRPr="002524FB">
        <w:t>Generation Mix</w:t>
      </w:r>
      <w:bookmarkEnd w:id="79"/>
    </w:p>
    <w:p w14:paraId="25DD7D77" w14:textId="77C86D7B" w:rsidR="00592424" w:rsidRPr="002524FB" w:rsidRDefault="00592424" w:rsidP="00CE0EB0">
      <w:pPr>
        <w:spacing w:after="0" w:line="240" w:lineRule="auto"/>
        <w:contextualSpacing/>
      </w:pPr>
      <w:r w:rsidRPr="002524FB">
        <w:t>Description: Pie chart view of current generation mix percentage by fuel type.</w:t>
      </w:r>
      <w:r w:rsidR="00A01AC7" w:rsidRPr="002524FB">
        <w:t xml:space="preserve"> </w:t>
      </w:r>
    </w:p>
    <w:p w14:paraId="231A1192" w14:textId="62F1DEEE" w:rsidR="00592424" w:rsidRPr="002524FB" w:rsidRDefault="00592424" w:rsidP="00CE0EB0">
      <w:pPr>
        <w:spacing w:after="0" w:line="240" w:lineRule="auto"/>
        <w:contextualSpacing/>
      </w:pPr>
      <w:r w:rsidRPr="002524FB">
        <w:t>File Name: GenMixInclSelf2Hour.csv</w:t>
      </w:r>
    </w:p>
    <w:p w14:paraId="3A20E09C" w14:textId="77777777" w:rsidR="00592424" w:rsidRPr="002524FB" w:rsidRDefault="00592424" w:rsidP="00CE0EB0">
      <w:pPr>
        <w:spacing w:line="240" w:lineRule="auto"/>
        <w:contextualSpacing/>
      </w:pPr>
      <w:r w:rsidRPr="002524FB">
        <w:t>Frequency: Continuous Graphing</w:t>
      </w:r>
    </w:p>
    <w:p w14:paraId="2A1F9782" w14:textId="461D50C4" w:rsidR="00C74AE3" w:rsidRPr="002524FB" w:rsidRDefault="00C74AE3" w:rsidP="00CE0EB0">
      <w:pPr>
        <w:pStyle w:val="Heading2"/>
        <w:spacing w:before="0" w:line="240" w:lineRule="auto"/>
        <w:contextualSpacing/>
      </w:pPr>
      <w:bookmarkStart w:id="80" w:name="_Toc220601691"/>
      <w:r w:rsidRPr="002524FB">
        <w:t>Generation Mix Rolling 365</w:t>
      </w:r>
      <w:bookmarkEnd w:id="80"/>
    </w:p>
    <w:p w14:paraId="19042E58" w14:textId="5DFC5584" w:rsidR="00C74AE3" w:rsidRPr="002524FB" w:rsidRDefault="00C74AE3" w:rsidP="00CE0EB0">
      <w:pPr>
        <w:spacing w:after="0" w:line="240" w:lineRule="auto"/>
        <w:contextualSpacing/>
      </w:pPr>
      <w:r w:rsidRPr="002524FB">
        <w:t>Description: Graphic view (mw) of generation mix by fuel type for the past 365 days</w:t>
      </w:r>
    </w:p>
    <w:p w14:paraId="5072B0D2" w14:textId="7CE0D738" w:rsidR="00C74AE3" w:rsidRPr="002524FB" w:rsidRDefault="00C74AE3" w:rsidP="00CE0EB0">
      <w:pPr>
        <w:spacing w:after="0" w:line="240" w:lineRule="auto"/>
        <w:contextualSpacing/>
      </w:pPr>
      <w:r w:rsidRPr="002524FB">
        <w:t>File Name: GenMix365.csv</w:t>
      </w:r>
    </w:p>
    <w:p w14:paraId="5AF653BC" w14:textId="77777777" w:rsidR="00C74AE3" w:rsidRPr="002524FB" w:rsidRDefault="00C74AE3" w:rsidP="00CE0EB0">
      <w:pPr>
        <w:spacing w:line="240" w:lineRule="auto"/>
        <w:contextualSpacing/>
      </w:pPr>
      <w:r w:rsidRPr="002524FB">
        <w:t>Frequency: Continuous Graphing</w:t>
      </w:r>
    </w:p>
    <w:p w14:paraId="29AC702D" w14:textId="72FCC59E" w:rsidR="00C74AE3" w:rsidRPr="002524FB" w:rsidRDefault="00C74AE3" w:rsidP="00CE0EB0">
      <w:pPr>
        <w:pStyle w:val="Heading2"/>
        <w:spacing w:before="0" w:line="240" w:lineRule="auto"/>
        <w:contextualSpacing/>
      </w:pPr>
      <w:bookmarkStart w:id="81" w:name="_Toc220601692"/>
      <w:r w:rsidRPr="002524FB">
        <w:lastRenderedPageBreak/>
        <w:t>Generation Mix YTD</w:t>
      </w:r>
      <w:bookmarkEnd w:id="81"/>
    </w:p>
    <w:p w14:paraId="03593511" w14:textId="77777777" w:rsidR="00C74AE3" w:rsidRPr="002524FB" w:rsidRDefault="00C74AE3" w:rsidP="00CE0EB0">
      <w:pPr>
        <w:spacing w:after="0" w:line="240" w:lineRule="auto"/>
        <w:contextualSpacing/>
      </w:pPr>
      <w:r w:rsidRPr="002524FB">
        <w:t>Description: Graphic view (mw) of generation mix by fuel type for beginning January 1st of current year</w:t>
      </w:r>
    </w:p>
    <w:p w14:paraId="6D94909D" w14:textId="074FEB44" w:rsidR="00C74AE3" w:rsidRPr="002524FB" w:rsidRDefault="00C74AE3" w:rsidP="00CE0EB0">
      <w:pPr>
        <w:spacing w:after="0" w:line="240" w:lineRule="auto"/>
        <w:contextualSpacing/>
      </w:pPr>
      <w:r w:rsidRPr="002524FB">
        <w:t>File Name: GenMixYTD.csv</w:t>
      </w:r>
    </w:p>
    <w:p w14:paraId="777CB644" w14:textId="77777777" w:rsidR="00C74AE3" w:rsidRPr="002524FB" w:rsidRDefault="00C74AE3" w:rsidP="00CE0EB0">
      <w:pPr>
        <w:spacing w:line="240" w:lineRule="auto"/>
        <w:contextualSpacing/>
      </w:pPr>
      <w:r w:rsidRPr="002524FB">
        <w:t>Frequency: Continuous Graphing</w:t>
      </w:r>
    </w:p>
    <w:p w14:paraId="4EBAD32D" w14:textId="778855C8" w:rsidR="00C74AE3" w:rsidRPr="002524FB" w:rsidRDefault="00C74AE3" w:rsidP="00CE0EB0">
      <w:pPr>
        <w:pStyle w:val="Heading2"/>
        <w:spacing w:before="0" w:line="240" w:lineRule="auto"/>
        <w:contextualSpacing/>
      </w:pPr>
      <w:bookmarkStart w:id="82" w:name="_Toc220601693"/>
      <w:r w:rsidRPr="002524FB">
        <w:t>Hub and Interface Prices</w:t>
      </w:r>
      <w:bookmarkEnd w:id="82"/>
    </w:p>
    <w:p w14:paraId="70443E5C" w14:textId="77777777" w:rsidR="00C74AE3" w:rsidRPr="002524FB" w:rsidRDefault="00C74AE3" w:rsidP="00CE0EB0">
      <w:pPr>
        <w:spacing w:after="0" w:line="240" w:lineRule="auto"/>
        <w:contextualSpacing/>
      </w:pPr>
      <w:r w:rsidRPr="002524FB">
        <w:t>Description: Graphic view (mw) of generation mix by fuel type for beginning January 1st of current year</w:t>
      </w:r>
    </w:p>
    <w:p w14:paraId="05194789" w14:textId="2F7BDC9C" w:rsidR="00C74AE3" w:rsidRPr="002524FB" w:rsidRDefault="00C74AE3" w:rsidP="00CE0EB0">
      <w:pPr>
        <w:spacing w:after="0" w:line="240" w:lineRule="auto"/>
        <w:contextualSpacing/>
      </w:pPr>
      <w:r w:rsidRPr="002524FB">
        <w:t>File Name: DailyRTBMLMP.csv</w:t>
      </w:r>
    </w:p>
    <w:p w14:paraId="35DA0CD7" w14:textId="22402A0D" w:rsidR="00C74AE3" w:rsidRPr="002524FB" w:rsidRDefault="00C74AE3" w:rsidP="00CE0EB0">
      <w:pPr>
        <w:spacing w:line="240" w:lineRule="auto"/>
        <w:contextualSpacing/>
      </w:pPr>
      <w:r w:rsidRPr="002524FB">
        <w:t>Frequency: Continuous Graphing</w:t>
      </w:r>
    </w:p>
    <w:p w14:paraId="1F8856F9" w14:textId="77777777" w:rsidR="00FD2697" w:rsidRPr="002524FB" w:rsidRDefault="00FD2697" w:rsidP="00CE0EB0">
      <w:pPr>
        <w:pStyle w:val="Heading2"/>
        <w:spacing w:before="0" w:line="240" w:lineRule="auto"/>
        <w:contextualSpacing/>
      </w:pPr>
      <w:bookmarkStart w:id="83" w:name="_Toc220601694"/>
      <w:r w:rsidRPr="002524FB">
        <w:t>Interchange Trend</w:t>
      </w:r>
      <w:bookmarkEnd w:id="83"/>
    </w:p>
    <w:p w14:paraId="4C7D5DE1" w14:textId="77777777" w:rsidR="00FD2697" w:rsidRPr="002524FB" w:rsidRDefault="00FD2697" w:rsidP="00CE0EB0">
      <w:pPr>
        <w:spacing w:after="0" w:line="240" w:lineRule="auto"/>
        <w:contextualSpacing/>
        <w:rPr>
          <w:rFonts w:eastAsia="Times New Roman" w:cs="Segoe UI"/>
        </w:rPr>
      </w:pPr>
      <w:r w:rsidRPr="002524FB">
        <w:t xml:space="preserve">Description: </w:t>
      </w:r>
      <w:r w:rsidR="001E7C0C" w:rsidRPr="002524FB">
        <w:t>Graphic view of tie-flow listing SPP Net Scheduled Interchange and SPP Net Actual Interchange.  24hrs future NSI data shown.</w:t>
      </w:r>
      <w:r w:rsidRPr="002524FB">
        <w:t xml:space="preserve">     </w:t>
      </w:r>
      <w:r w:rsidRPr="002524FB">
        <w:rPr>
          <w:rFonts w:eastAsia="Times New Roman" w:cs="Segoe UI"/>
        </w:rPr>
        <w:t xml:space="preserve"> </w:t>
      </w:r>
    </w:p>
    <w:p w14:paraId="00876F43" w14:textId="77777777" w:rsidR="00FD2697" w:rsidRPr="002524FB" w:rsidRDefault="00FD2697" w:rsidP="00CE0EB0">
      <w:pPr>
        <w:spacing w:after="0" w:line="240" w:lineRule="auto"/>
        <w:contextualSpacing/>
      </w:pPr>
      <w:r w:rsidRPr="002524FB">
        <w:t xml:space="preserve">File Name: </w:t>
      </w:r>
      <w:r w:rsidR="001E7C0C" w:rsidRPr="002524FB">
        <w:t>TieFlows</w:t>
      </w:r>
      <w:r w:rsidRPr="002524FB">
        <w:t>.csv</w:t>
      </w:r>
    </w:p>
    <w:p w14:paraId="7CD99621" w14:textId="330721F3" w:rsidR="00EB3C46" w:rsidRPr="002524FB" w:rsidRDefault="001E7C0C" w:rsidP="00CE0EB0">
      <w:pPr>
        <w:spacing w:line="240" w:lineRule="auto"/>
        <w:contextualSpacing/>
      </w:pPr>
      <w:r w:rsidRPr="002524FB">
        <w:t xml:space="preserve">Frequency: </w:t>
      </w:r>
      <w:r w:rsidR="00592424" w:rsidRPr="002524FB">
        <w:t>Continuous Graphing</w:t>
      </w:r>
    </w:p>
    <w:p w14:paraId="6D2A28DC" w14:textId="199AB7E7" w:rsidR="00EB3C46" w:rsidRPr="002524FB" w:rsidRDefault="00EB3C46" w:rsidP="00EB3C46">
      <w:pPr>
        <w:pStyle w:val="Heading1"/>
        <w:spacing w:line="240" w:lineRule="auto"/>
        <w:contextualSpacing/>
        <w:rPr>
          <w:i/>
          <w:iCs/>
        </w:rPr>
      </w:pPr>
      <w:bookmarkStart w:id="84" w:name="_Toc220601695"/>
      <w:r w:rsidRPr="002524FB">
        <w:rPr>
          <w:i/>
          <w:iCs/>
          <w:sz w:val="32"/>
          <w:szCs w:val="32"/>
        </w:rPr>
        <w:t>Real-Time Reliability</w:t>
      </w:r>
      <w:bookmarkEnd w:id="84"/>
    </w:p>
    <w:p w14:paraId="2C5C791B" w14:textId="13BBBF89" w:rsidR="00EB3C46" w:rsidRPr="002524FB" w:rsidRDefault="00EB3C46" w:rsidP="00CE0EB0">
      <w:pPr>
        <w:spacing w:line="240" w:lineRule="auto"/>
        <w:contextualSpacing/>
      </w:pPr>
      <w:r w:rsidRPr="002524FB">
        <w:t xml:space="preserve">Included with Public Data release 1.35, </w:t>
      </w:r>
      <w:r w:rsidR="00504912" w:rsidRPr="002524FB">
        <w:t xml:space="preserve">the below are all interactive Tableau charts. There will be no downloadable data for these charts at this time. </w:t>
      </w:r>
    </w:p>
    <w:p w14:paraId="463215AB" w14:textId="0A9DA661" w:rsidR="00504912" w:rsidRPr="002524FB" w:rsidRDefault="00D95613" w:rsidP="00504912">
      <w:pPr>
        <w:pStyle w:val="Heading2"/>
        <w:spacing w:before="0" w:line="240" w:lineRule="auto"/>
        <w:contextualSpacing/>
      </w:pPr>
      <w:bookmarkStart w:id="85" w:name="_Toc220601696"/>
      <w:r w:rsidRPr="002524FB">
        <w:t>Capacity Outlook</w:t>
      </w:r>
      <w:bookmarkEnd w:id="85"/>
    </w:p>
    <w:p w14:paraId="0A760E3A" w14:textId="77777777" w:rsidR="00504912" w:rsidRPr="002524FB" w:rsidRDefault="00504912" w:rsidP="00504912">
      <w:pPr>
        <w:spacing w:after="0" w:line="240" w:lineRule="auto"/>
        <w:contextualSpacing/>
      </w:pPr>
      <w:r w:rsidRPr="002524FB">
        <w:t>Description: Pie chart view of current generation mix percentage by fuel type.</w:t>
      </w:r>
    </w:p>
    <w:p w14:paraId="04479B2B" w14:textId="77777777" w:rsidR="00D95613" w:rsidRPr="002524FB" w:rsidRDefault="00D95613" w:rsidP="00504912">
      <w:pPr>
        <w:spacing w:line="240" w:lineRule="auto"/>
        <w:contextualSpacing/>
      </w:pPr>
    </w:p>
    <w:p w14:paraId="3A488515" w14:textId="53DAD42D" w:rsidR="00D95613" w:rsidRPr="002524FB" w:rsidRDefault="00D95613" w:rsidP="00D95613">
      <w:pPr>
        <w:pStyle w:val="Heading2"/>
        <w:spacing w:before="0" w:line="240" w:lineRule="auto"/>
        <w:contextualSpacing/>
      </w:pPr>
      <w:bookmarkStart w:id="86" w:name="_Toc220601697"/>
      <w:r w:rsidRPr="002524FB">
        <w:t>Forecast Interchange</w:t>
      </w:r>
      <w:bookmarkEnd w:id="86"/>
    </w:p>
    <w:p w14:paraId="28CB8201" w14:textId="382528DD" w:rsidR="00D95613" w:rsidRPr="002524FB" w:rsidRDefault="00D95613" w:rsidP="00D95613">
      <w:pPr>
        <w:spacing w:after="0" w:line="240" w:lineRule="auto"/>
        <w:contextualSpacing/>
      </w:pPr>
      <w:r w:rsidRPr="002524FB">
        <w:t>Description: 5-minute breakdown (up to 48 hours in the future) of Scheduled Interchange broken down by direction and priority (Firm/Non-firm).  </w:t>
      </w:r>
    </w:p>
    <w:p w14:paraId="5A424A4E" w14:textId="77777777" w:rsidR="00D95613" w:rsidRPr="002524FB" w:rsidRDefault="00D95613" w:rsidP="00D95613">
      <w:pPr>
        <w:spacing w:after="0" w:line="240" w:lineRule="auto"/>
        <w:contextualSpacing/>
      </w:pPr>
    </w:p>
    <w:p w14:paraId="78CC0DFA" w14:textId="78F44F9F" w:rsidR="00D95613" w:rsidRPr="002524FB" w:rsidRDefault="00D95613" w:rsidP="00D95613">
      <w:pPr>
        <w:pStyle w:val="Heading2"/>
        <w:spacing w:before="0" w:line="240" w:lineRule="auto"/>
        <w:contextualSpacing/>
      </w:pPr>
      <w:bookmarkStart w:id="87" w:name="_Toc220601698"/>
      <w:r w:rsidRPr="002524FB">
        <w:t>Net Interchange</w:t>
      </w:r>
      <w:bookmarkEnd w:id="87"/>
    </w:p>
    <w:p w14:paraId="37107B4A" w14:textId="3C1CCE5A" w:rsidR="00D95613" w:rsidRPr="002524FB" w:rsidRDefault="00D95613" w:rsidP="00D95613">
      <w:pPr>
        <w:pStyle w:val="Heading2"/>
        <w:spacing w:before="0" w:line="240" w:lineRule="auto"/>
        <w:contextualSpacing/>
        <w:rPr>
          <w:rFonts w:asciiTheme="minorHAnsi" w:eastAsiaTheme="minorHAnsi" w:hAnsiTheme="minorHAnsi" w:cstheme="minorBidi"/>
          <w:b w:val="0"/>
          <w:bCs w:val="0"/>
          <w:color w:val="auto"/>
          <w:sz w:val="22"/>
          <w:szCs w:val="22"/>
        </w:rPr>
      </w:pPr>
      <w:bookmarkStart w:id="88" w:name="_Toc220601699"/>
      <w:r w:rsidRPr="002524FB">
        <w:rPr>
          <w:rFonts w:asciiTheme="minorHAnsi" w:eastAsiaTheme="minorHAnsi" w:hAnsiTheme="minorHAnsi" w:cstheme="minorBidi"/>
          <w:b w:val="0"/>
          <w:bCs w:val="0"/>
          <w:color w:val="auto"/>
          <w:sz w:val="22"/>
          <w:szCs w:val="22"/>
        </w:rPr>
        <w:t>Description: Algebraic sum of all scheduled megawatt transfers in and out of Southwest Power Pool on a 5-minute basis.</w:t>
      </w:r>
      <w:bookmarkEnd w:id="88"/>
      <w:r w:rsidRPr="002524FB">
        <w:rPr>
          <w:rFonts w:asciiTheme="minorHAnsi" w:eastAsiaTheme="minorHAnsi" w:hAnsiTheme="minorHAnsi" w:cstheme="minorBidi"/>
          <w:b w:val="0"/>
          <w:bCs w:val="0"/>
          <w:color w:val="auto"/>
          <w:sz w:val="22"/>
          <w:szCs w:val="22"/>
        </w:rPr>
        <w:t xml:space="preserve">  </w:t>
      </w:r>
    </w:p>
    <w:p w14:paraId="65E1778E" w14:textId="77777777" w:rsidR="00D95613" w:rsidRPr="002524FB" w:rsidRDefault="00D95613" w:rsidP="00D95613"/>
    <w:p w14:paraId="4CDCF2FD" w14:textId="4252A332" w:rsidR="00D95613" w:rsidRPr="002524FB" w:rsidRDefault="00D95613" w:rsidP="00D95613">
      <w:pPr>
        <w:pStyle w:val="Heading2"/>
        <w:spacing w:before="0" w:line="240" w:lineRule="auto"/>
        <w:contextualSpacing/>
      </w:pPr>
      <w:bookmarkStart w:id="89" w:name="_Toc220601700"/>
      <w:r w:rsidRPr="002524FB">
        <w:t>RT Remaining Reserves Gauge</w:t>
      </w:r>
      <w:bookmarkEnd w:id="89"/>
    </w:p>
    <w:p w14:paraId="5362C427" w14:textId="60C6EF58" w:rsidR="00D95613" w:rsidRPr="002524FB" w:rsidRDefault="00D95613" w:rsidP="00D95613">
      <w:pPr>
        <w:spacing w:after="0" w:line="240" w:lineRule="auto"/>
        <w:contextualSpacing/>
      </w:pPr>
      <w:r w:rsidRPr="002524FB">
        <w:t>Description: Gauge of remaining reserves</w:t>
      </w:r>
    </w:p>
    <w:p w14:paraId="5F9DDCF2" w14:textId="77777777" w:rsidR="00504912" w:rsidRPr="002524FB" w:rsidRDefault="00504912" w:rsidP="00CE0EB0">
      <w:pPr>
        <w:spacing w:line="240" w:lineRule="auto"/>
        <w:contextualSpacing/>
      </w:pPr>
    </w:p>
    <w:p w14:paraId="6F3FF4C7" w14:textId="1888CEC7" w:rsidR="00D95613" w:rsidRPr="002524FB" w:rsidRDefault="00D95613" w:rsidP="00D95613">
      <w:pPr>
        <w:pStyle w:val="Heading2"/>
        <w:spacing w:before="0" w:line="240" w:lineRule="auto"/>
        <w:contextualSpacing/>
      </w:pPr>
      <w:bookmarkStart w:id="90" w:name="_Toc220601701"/>
      <w:r w:rsidRPr="002524FB">
        <w:t>Remaining Reserves</w:t>
      </w:r>
      <w:bookmarkEnd w:id="90"/>
    </w:p>
    <w:p w14:paraId="039E6E2F" w14:textId="049D7BC8" w:rsidR="00D95613" w:rsidRPr="002524FB" w:rsidRDefault="00D95613" w:rsidP="00D95613">
      <w:pPr>
        <w:spacing w:after="0" w:line="240" w:lineRule="auto"/>
        <w:contextualSpacing/>
      </w:pPr>
      <w:r w:rsidRPr="002524FB">
        <w:t>Description: Hourly reserves (15-minute ramp able capacity) for current operating day up to present time (CPT). </w:t>
      </w:r>
    </w:p>
    <w:p w14:paraId="496B770D" w14:textId="12634434" w:rsidR="00BA3B0E" w:rsidRPr="002524FB" w:rsidRDefault="00477020" w:rsidP="00CE0EB0">
      <w:pPr>
        <w:pStyle w:val="Heading1"/>
        <w:spacing w:line="240" w:lineRule="auto"/>
        <w:contextualSpacing/>
        <w:rPr>
          <w:i/>
          <w:iCs/>
        </w:rPr>
      </w:pPr>
      <w:bookmarkStart w:id="91" w:name="_Toc220601702"/>
      <w:r w:rsidRPr="002524FB">
        <w:rPr>
          <w:i/>
          <w:iCs/>
          <w:sz w:val="32"/>
          <w:szCs w:val="32"/>
        </w:rPr>
        <w:t>O</w:t>
      </w:r>
      <w:r w:rsidR="00BA3B0E" w:rsidRPr="002524FB">
        <w:rPr>
          <w:i/>
          <w:iCs/>
          <w:sz w:val="32"/>
          <w:szCs w:val="32"/>
        </w:rPr>
        <w:t>perations</w:t>
      </w:r>
      <w:r w:rsidR="00BA3B0E" w:rsidRPr="002524FB">
        <w:rPr>
          <w:i/>
          <w:iCs/>
        </w:rPr>
        <w:t xml:space="preserve"> Reports</w:t>
      </w:r>
      <w:bookmarkEnd w:id="91"/>
    </w:p>
    <w:p w14:paraId="3AC30551" w14:textId="77777777" w:rsidR="00BA3B0E" w:rsidRPr="002524FB" w:rsidRDefault="00BA3B0E" w:rsidP="00CE0EB0">
      <w:pPr>
        <w:spacing w:line="240" w:lineRule="auto"/>
        <w:contextualSpacing/>
      </w:pPr>
      <w:r w:rsidRPr="002524FB">
        <w:t>The file will be in the CSV format. The delimiter will be a comma; column headers will be included in the file.</w:t>
      </w:r>
    </w:p>
    <w:p w14:paraId="66AFB4DD" w14:textId="77777777" w:rsidR="00BA3B0E" w:rsidRPr="002524FB" w:rsidRDefault="00BA3B0E" w:rsidP="00CE0EB0">
      <w:pPr>
        <w:pStyle w:val="Heading2"/>
        <w:spacing w:line="240" w:lineRule="auto"/>
        <w:contextualSpacing/>
      </w:pPr>
      <w:bookmarkStart w:id="92" w:name="_Toc220601703"/>
      <w:r w:rsidRPr="002524FB">
        <w:t>Mileage Factor</w:t>
      </w:r>
      <w:bookmarkEnd w:id="92"/>
    </w:p>
    <w:p w14:paraId="7DBA6437" w14:textId="5C121910" w:rsidR="00BA3B0E" w:rsidRPr="002524FB" w:rsidRDefault="00BA3B0E" w:rsidP="00CE0EB0">
      <w:pPr>
        <w:spacing w:after="0" w:line="240" w:lineRule="auto"/>
        <w:contextualSpacing/>
      </w:pPr>
      <w:r w:rsidRPr="002524FB">
        <w:t>Description: REGUP and REGDN Mileage Factor by Hour Ending</w:t>
      </w:r>
      <w:r w:rsidR="00D76CF8" w:rsidRPr="002524FB">
        <w:t>. Added</w:t>
      </w:r>
      <w:r w:rsidR="00D76CF8" w:rsidRPr="002524FB">
        <w:rPr>
          <w:rFonts w:ascii="Calibri" w:eastAsia="Times New Roman" w:hAnsi="Calibri" w:cs="Times New Roman"/>
          <w:color w:val="000000"/>
        </w:rPr>
        <w:t xml:space="preserve"> Balancing Authority Area designation with Public Data release 1.35.</w:t>
      </w:r>
    </w:p>
    <w:p w14:paraId="72A37B54" w14:textId="77777777" w:rsidR="00BA3B0E" w:rsidRPr="002524FB" w:rsidRDefault="00BA3B0E" w:rsidP="00CE0EB0">
      <w:pPr>
        <w:spacing w:after="0" w:line="240" w:lineRule="auto"/>
        <w:contextualSpacing/>
      </w:pPr>
      <w:r w:rsidRPr="002524FB">
        <w:t>File Name: MILEAGE_FACTOR.csv</w:t>
      </w:r>
    </w:p>
    <w:p w14:paraId="1761835A" w14:textId="611ED880" w:rsidR="00BA3B0E" w:rsidRPr="002524FB" w:rsidRDefault="00BA3B0E" w:rsidP="00477020">
      <w:pPr>
        <w:spacing w:line="240" w:lineRule="auto"/>
        <w:contextualSpacing/>
      </w:pPr>
      <w:r w:rsidRPr="002524FB">
        <w:t>Frequency: Daily</w:t>
      </w:r>
    </w:p>
    <w:p w14:paraId="49B4393C" w14:textId="6E46362C" w:rsidR="00BA3B0E" w:rsidRPr="002524FB" w:rsidRDefault="00BA3B0E" w:rsidP="00CE0EB0">
      <w:pPr>
        <w:spacing w:after="0" w:line="240" w:lineRule="auto"/>
        <w:contextualSpacing/>
      </w:pPr>
    </w:p>
    <w:p w14:paraId="24410938" w14:textId="77777777" w:rsidR="00186F66" w:rsidRPr="002524FB" w:rsidRDefault="00186F66" w:rsidP="00CE0EB0">
      <w:pPr>
        <w:pStyle w:val="Heading1"/>
        <w:spacing w:before="0" w:line="240" w:lineRule="auto"/>
        <w:contextualSpacing/>
      </w:pPr>
      <w:bookmarkStart w:id="93" w:name="_Toc220601704"/>
      <w:r w:rsidRPr="002524FB">
        <w:lastRenderedPageBreak/>
        <w:t>State Estimator</w:t>
      </w:r>
      <w:r w:rsidR="009E5680" w:rsidRPr="002524FB">
        <w:t xml:space="preserve"> Data</w:t>
      </w:r>
      <w:bookmarkEnd w:id="93"/>
    </w:p>
    <w:p w14:paraId="6E0B7864" w14:textId="77777777" w:rsidR="00D03798" w:rsidRPr="002524FB" w:rsidRDefault="00186F66" w:rsidP="00CE0EB0">
      <w:pPr>
        <w:spacing w:after="0" w:line="240" w:lineRule="auto"/>
        <w:contextualSpacing/>
        <w:rPr>
          <w:rFonts w:cs="Segoe UI"/>
          <w:color w:val="000000"/>
        </w:rPr>
      </w:pPr>
      <w:r w:rsidRPr="002524FB">
        <w:t xml:space="preserve">Description: </w:t>
      </w:r>
      <w:r w:rsidR="00B850DD" w:rsidRPr="002524FB">
        <w:t xml:space="preserve"> </w:t>
      </w:r>
      <w:r w:rsidR="00D03798" w:rsidRPr="002524FB">
        <w:rPr>
          <w:rFonts w:cs="Segoe UI"/>
          <w:color w:val="000000"/>
        </w:rPr>
        <w:t>Market Participants and Transmission Operators have requested that SPP make snapshots of the EMS model used in Operations and Real-Time Markets available for download</w:t>
      </w:r>
      <w:r w:rsidR="00D03798" w:rsidRPr="002524FB">
        <w:rPr>
          <w:rStyle w:val="FootnoteReference"/>
          <w:rFonts w:cs="Segoe UI"/>
          <w:color w:val="000000"/>
        </w:rPr>
        <w:footnoteReference w:customMarkFollows="1" w:id="1"/>
        <w:t>[1]</w:t>
      </w:r>
      <w:r w:rsidR="00D03798" w:rsidRPr="002524FB">
        <w:rPr>
          <w:rFonts w:cs="Segoe UI"/>
          <w:color w:val="000000"/>
        </w:rPr>
        <w:t>. These snapshots include the items listed below and will be posted after-the-fact.</w:t>
      </w:r>
    </w:p>
    <w:p w14:paraId="002DAFAD" w14:textId="5FDC619A" w:rsidR="00D03798" w:rsidRPr="002524FB" w:rsidRDefault="00575A4D" w:rsidP="00CE0EB0">
      <w:pPr>
        <w:pStyle w:val="NormalWeb"/>
        <w:numPr>
          <w:ilvl w:val="0"/>
          <w:numId w:val="3"/>
        </w:numPr>
        <w:spacing w:before="0" w:beforeAutospacing="0" w:after="0" w:afterAutospacing="0"/>
        <w:contextualSpacing/>
        <w:rPr>
          <w:rFonts w:asciiTheme="minorHAnsi" w:hAnsiTheme="minorHAnsi" w:cs="Segoe UI"/>
          <w:color w:val="000000"/>
          <w:sz w:val="22"/>
          <w:szCs w:val="22"/>
        </w:rPr>
      </w:pPr>
      <w:r w:rsidRPr="002524FB">
        <w:rPr>
          <w:rFonts w:asciiTheme="minorHAnsi" w:hAnsiTheme="minorHAnsi" w:cs="Segoe UI"/>
          <w:color w:val="000000"/>
          <w:sz w:val="22"/>
          <w:szCs w:val="22"/>
        </w:rPr>
        <w:t>The Network Model (modeling of generators, lines, transformers, etc.) for the SPP region and surrounding portions of the interconnect. This includes device ratings, characteristics, connectivity, naming conventions, etc. A separate model will be posted for the Eastern Interconnect and Western Interconnect. </w:t>
      </w:r>
      <w:r w:rsidR="00D03798" w:rsidRPr="002524FB">
        <w:rPr>
          <w:rFonts w:asciiTheme="minorHAnsi" w:hAnsiTheme="minorHAnsi" w:cs="Segoe UI"/>
          <w:color w:val="000000"/>
          <w:sz w:val="22"/>
          <w:szCs w:val="22"/>
        </w:rPr>
        <w:t xml:space="preserve">The near real-time </w:t>
      </w:r>
      <w:r w:rsidR="007C6396" w:rsidRPr="002524FB">
        <w:rPr>
          <w:rFonts w:asciiTheme="minorHAnsi" w:hAnsiTheme="minorHAnsi" w:cs="Segoe UI"/>
          <w:color w:val="000000"/>
          <w:sz w:val="22"/>
          <w:szCs w:val="22"/>
        </w:rPr>
        <w:t>power flows</w:t>
      </w:r>
      <w:r w:rsidR="00D03798" w:rsidRPr="002524FB">
        <w:rPr>
          <w:rFonts w:asciiTheme="minorHAnsi" w:hAnsiTheme="minorHAnsi" w:cs="Segoe UI"/>
          <w:color w:val="000000"/>
          <w:sz w:val="22"/>
          <w:szCs w:val="22"/>
        </w:rPr>
        <w:t xml:space="preserve"> for that snapshot in time (MW output of generators, MW flow on lines, MW flow on transformers, etc.) </w:t>
      </w:r>
    </w:p>
    <w:p w14:paraId="73B9260F" w14:textId="77777777" w:rsidR="00D03798" w:rsidRPr="002524FB" w:rsidRDefault="00D03798" w:rsidP="00CE0EB0">
      <w:pPr>
        <w:pStyle w:val="NormalWeb"/>
        <w:numPr>
          <w:ilvl w:val="0"/>
          <w:numId w:val="3"/>
        </w:numPr>
        <w:spacing w:before="0" w:beforeAutospacing="0" w:after="0" w:afterAutospacing="0"/>
        <w:contextualSpacing/>
        <w:rPr>
          <w:rFonts w:asciiTheme="minorHAnsi" w:hAnsiTheme="minorHAnsi" w:cs="Segoe UI"/>
          <w:color w:val="000000"/>
          <w:sz w:val="22"/>
          <w:szCs w:val="22"/>
        </w:rPr>
      </w:pPr>
      <w:r w:rsidRPr="002524FB">
        <w:rPr>
          <w:rFonts w:asciiTheme="minorHAnsi" w:hAnsiTheme="minorHAnsi" w:cs="Segoe UI"/>
          <w:color w:val="000000"/>
          <w:sz w:val="22"/>
          <w:szCs w:val="22"/>
        </w:rPr>
        <w:t>The near real-time switching and outage status of generators, lines, transformers, etc. </w:t>
      </w:r>
    </w:p>
    <w:p w14:paraId="20F5FFB8" w14:textId="77777777" w:rsidR="00D03798" w:rsidRPr="002524FB" w:rsidRDefault="00D03798" w:rsidP="00CE0EB0">
      <w:pPr>
        <w:pStyle w:val="NormalWeb"/>
        <w:numPr>
          <w:ilvl w:val="0"/>
          <w:numId w:val="3"/>
        </w:numPr>
        <w:spacing w:before="0" w:beforeAutospacing="0" w:after="0" w:afterAutospacing="0"/>
        <w:contextualSpacing/>
        <w:rPr>
          <w:rFonts w:asciiTheme="minorHAnsi" w:hAnsiTheme="minorHAnsi" w:cs="Segoe UI"/>
          <w:color w:val="000000"/>
          <w:sz w:val="22"/>
          <w:szCs w:val="22"/>
        </w:rPr>
      </w:pPr>
      <w:r w:rsidRPr="002524FB">
        <w:rPr>
          <w:rFonts w:asciiTheme="minorHAnsi" w:hAnsiTheme="minorHAnsi" w:cs="Segoe UI"/>
          <w:color w:val="000000"/>
          <w:sz w:val="22"/>
          <w:szCs w:val="22"/>
        </w:rPr>
        <w:t xml:space="preserve">The model has not been solved in an offline </w:t>
      </w:r>
      <w:r w:rsidR="007C6396" w:rsidRPr="002524FB">
        <w:rPr>
          <w:rFonts w:asciiTheme="minorHAnsi" w:hAnsiTheme="minorHAnsi" w:cs="Segoe UI"/>
          <w:color w:val="000000"/>
          <w:sz w:val="22"/>
          <w:szCs w:val="22"/>
        </w:rPr>
        <w:t>power flow</w:t>
      </w:r>
    </w:p>
    <w:p w14:paraId="185FF7DC" w14:textId="77777777" w:rsidR="00B850DD" w:rsidRPr="002524FB" w:rsidRDefault="00B850DD" w:rsidP="00CE0EB0">
      <w:pPr>
        <w:pStyle w:val="NormalWeb"/>
        <w:spacing w:before="0" w:beforeAutospacing="0" w:after="0" w:afterAutospacing="0"/>
        <w:contextualSpacing/>
        <w:rPr>
          <w:rFonts w:asciiTheme="minorHAnsi" w:hAnsiTheme="minorHAnsi" w:cs="Segoe UI"/>
          <w:color w:val="000000"/>
          <w:sz w:val="22"/>
          <w:szCs w:val="22"/>
        </w:rPr>
      </w:pPr>
    </w:p>
    <w:p w14:paraId="34B4675F" w14:textId="0AC1E908" w:rsidR="006A1CF9" w:rsidRPr="002524FB" w:rsidRDefault="006A1CF9" w:rsidP="00CE0EB0">
      <w:pPr>
        <w:spacing w:after="0" w:line="240" w:lineRule="auto"/>
        <w:contextualSpacing/>
      </w:pPr>
      <w:r w:rsidRPr="002524FB">
        <w:t xml:space="preserve">Frequency: </w:t>
      </w:r>
      <w:r w:rsidR="00B850DD" w:rsidRPr="002524FB">
        <w:t>State Estimator data will be posted</w:t>
      </w:r>
    </w:p>
    <w:p w14:paraId="07EE870D" w14:textId="77777777" w:rsidR="006A1CF9" w:rsidRPr="002524FB" w:rsidRDefault="00B850DD" w:rsidP="00CE0EB0">
      <w:pPr>
        <w:pStyle w:val="ListParagraph"/>
        <w:numPr>
          <w:ilvl w:val="0"/>
          <w:numId w:val="4"/>
        </w:numPr>
        <w:spacing w:after="0" w:line="240" w:lineRule="auto"/>
      </w:pPr>
      <w:r w:rsidRPr="002524FB">
        <w:t>4 times daily for Reliability use</w:t>
      </w:r>
      <w:r w:rsidR="006A1CF9" w:rsidRPr="002524FB">
        <w:t xml:space="preserve"> (Posting at 5:00 a.m</w:t>
      </w:r>
      <w:r w:rsidR="00AE254F" w:rsidRPr="002524FB">
        <w:t>. /</w:t>
      </w:r>
      <w:r w:rsidR="006A1CF9" w:rsidRPr="002524FB">
        <w:t>p.m. &amp; 11:00 a.m</w:t>
      </w:r>
      <w:r w:rsidR="00AE254F" w:rsidRPr="002524FB">
        <w:t>. /</w:t>
      </w:r>
      <w:r w:rsidR="006A1CF9" w:rsidRPr="002524FB">
        <w:t>p.m.)</w:t>
      </w:r>
    </w:p>
    <w:p w14:paraId="64BFA189" w14:textId="4C159C2A" w:rsidR="006A1CF9" w:rsidRPr="002524FB" w:rsidRDefault="00D72CF5" w:rsidP="00CE0EB0">
      <w:pPr>
        <w:pStyle w:val="ListParagraph"/>
        <w:numPr>
          <w:ilvl w:val="0"/>
          <w:numId w:val="4"/>
        </w:numPr>
        <w:spacing w:after="0" w:line="240" w:lineRule="auto"/>
      </w:pPr>
      <w:r w:rsidRPr="002524FB">
        <w:t>4</w:t>
      </w:r>
      <w:r w:rsidR="006A1CF9" w:rsidRPr="002524FB">
        <w:t xml:space="preserve"> time</w:t>
      </w:r>
      <w:r w:rsidR="007C5D21" w:rsidRPr="002524FB">
        <w:t>s</w:t>
      </w:r>
      <w:r w:rsidR="006A1CF9" w:rsidRPr="002524FB">
        <w:t xml:space="preserve"> daily for </w:t>
      </w:r>
      <w:r w:rsidR="00981B17" w:rsidRPr="002524FB">
        <w:t>M</w:t>
      </w:r>
      <w:r w:rsidR="006A1CF9" w:rsidRPr="002524FB">
        <w:t xml:space="preserve">arkets use (Data from </w:t>
      </w:r>
      <w:r w:rsidRPr="002524FB">
        <w:t xml:space="preserve">0500hrs, 1100hrs, </w:t>
      </w:r>
      <w:r w:rsidR="006A1CF9" w:rsidRPr="002524FB">
        <w:t>1700hrs</w:t>
      </w:r>
      <w:r w:rsidRPr="002524FB">
        <w:t xml:space="preserve"> and 2300hrs</w:t>
      </w:r>
      <w:r w:rsidR="006A1CF9" w:rsidRPr="002524FB">
        <w:t xml:space="preserve"> two weeks prior</w:t>
      </w:r>
      <w:r w:rsidRPr="002524FB">
        <w:t xml:space="preserve">) will </w:t>
      </w:r>
      <w:r w:rsidR="006A1CF9" w:rsidRPr="002524FB">
        <w:t xml:space="preserve">post </w:t>
      </w:r>
      <w:r w:rsidRPr="002524FB">
        <w:t>at 9:00a.m.</w:t>
      </w:r>
    </w:p>
    <w:p w14:paraId="26A4FE3B" w14:textId="77777777" w:rsidR="00B850DD" w:rsidRPr="002524FB" w:rsidRDefault="006A1CF9" w:rsidP="00CE0EB0">
      <w:pPr>
        <w:pStyle w:val="ListParagraph"/>
        <w:spacing w:after="0" w:line="240" w:lineRule="auto"/>
      </w:pPr>
      <w:r w:rsidRPr="002524FB">
        <w:t xml:space="preserve"> </w:t>
      </w:r>
    </w:p>
    <w:p w14:paraId="22B9E1C5" w14:textId="77777777" w:rsidR="00981B17" w:rsidRPr="002524FB" w:rsidRDefault="00B850DD" w:rsidP="00CE0EB0">
      <w:pPr>
        <w:spacing w:after="0" w:line="240" w:lineRule="auto"/>
        <w:contextualSpacing/>
      </w:pPr>
      <w:r w:rsidRPr="002524FB">
        <w:t xml:space="preserve"> Fi</w:t>
      </w:r>
      <w:r w:rsidR="00981B17" w:rsidRPr="002524FB">
        <w:t xml:space="preserve">le will be in </w:t>
      </w:r>
      <w:r w:rsidR="00981B17" w:rsidRPr="002524FB">
        <w:rPr>
          <w:rFonts w:cs="Segoe UI"/>
          <w:color w:val="000000"/>
        </w:rPr>
        <w:t xml:space="preserve">Siemens </w:t>
      </w:r>
      <w:r w:rsidR="00981B17" w:rsidRPr="002524FB">
        <w:t>PSSE Raw File (v31</w:t>
      </w:r>
      <w:r w:rsidRPr="002524FB">
        <w:t>) format</w:t>
      </w:r>
      <w:r w:rsidR="00981B17" w:rsidRPr="002524FB">
        <w:t xml:space="preserve"> per naming convention below:</w:t>
      </w:r>
    </w:p>
    <w:p w14:paraId="50170F38" w14:textId="77777777" w:rsidR="00981B17" w:rsidRPr="002524FB" w:rsidRDefault="00981B17" w:rsidP="00CE0EB0">
      <w:pPr>
        <w:pStyle w:val="NormalWeb"/>
        <w:numPr>
          <w:ilvl w:val="0"/>
          <w:numId w:val="3"/>
        </w:numPr>
        <w:spacing w:before="0" w:beforeAutospacing="0" w:after="0" w:afterAutospacing="0"/>
        <w:contextualSpacing/>
        <w:rPr>
          <w:rFonts w:asciiTheme="minorHAnsi" w:hAnsiTheme="minorHAnsi" w:cs="Segoe UI"/>
          <w:color w:val="000000"/>
          <w:sz w:val="22"/>
          <w:szCs w:val="22"/>
        </w:rPr>
      </w:pPr>
      <w:r w:rsidRPr="002524FB">
        <w:rPr>
          <w:rFonts w:asciiTheme="minorHAnsi" w:hAnsiTheme="minorHAnsi" w:cs="Segoe UI"/>
          <w:color w:val="000000"/>
          <w:sz w:val="22"/>
          <w:szCs w:val="22"/>
        </w:rPr>
        <w:t>StateEstimator_YYYYMMDDHHmm.raw</w:t>
      </w:r>
    </w:p>
    <w:p w14:paraId="1FAFAA37" w14:textId="7414E34D" w:rsidR="00981B17" w:rsidRPr="002524FB" w:rsidRDefault="00981B17" w:rsidP="00CE0EB0">
      <w:pPr>
        <w:pStyle w:val="NormalWeb"/>
        <w:numPr>
          <w:ilvl w:val="1"/>
          <w:numId w:val="3"/>
        </w:numPr>
        <w:spacing w:before="0" w:beforeAutospacing="0" w:after="0" w:afterAutospacing="0"/>
        <w:contextualSpacing/>
        <w:rPr>
          <w:rFonts w:asciiTheme="minorHAnsi" w:hAnsiTheme="minorHAnsi" w:cs="Segoe UI"/>
          <w:color w:val="000000"/>
          <w:sz w:val="22"/>
          <w:szCs w:val="22"/>
        </w:rPr>
      </w:pPr>
      <w:r w:rsidRPr="002524FB">
        <w:rPr>
          <w:rFonts w:asciiTheme="minorHAnsi" w:hAnsiTheme="minorHAnsi" w:cs="Segoe UI"/>
          <w:color w:val="000000"/>
          <w:sz w:val="22"/>
          <w:szCs w:val="22"/>
        </w:rPr>
        <w:t>YYYY: four digit year</w:t>
      </w:r>
    </w:p>
    <w:p w14:paraId="3121D5C6" w14:textId="6060FE53" w:rsidR="00981B17" w:rsidRPr="002524FB" w:rsidRDefault="00981B17" w:rsidP="00CE0EB0">
      <w:pPr>
        <w:pStyle w:val="NormalWeb"/>
        <w:numPr>
          <w:ilvl w:val="1"/>
          <w:numId w:val="3"/>
        </w:numPr>
        <w:spacing w:before="0" w:beforeAutospacing="0" w:after="0" w:afterAutospacing="0"/>
        <w:contextualSpacing/>
        <w:rPr>
          <w:rFonts w:asciiTheme="minorHAnsi" w:hAnsiTheme="minorHAnsi" w:cs="Segoe UI"/>
          <w:color w:val="000000"/>
          <w:sz w:val="22"/>
          <w:szCs w:val="22"/>
        </w:rPr>
      </w:pPr>
      <w:r w:rsidRPr="002524FB">
        <w:rPr>
          <w:rFonts w:asciiTheme="minorHAnsi" w:hAnsiTheme="minorHAnsi" w:cs="Segoe UI"/>
          <w:color w:val="000000"/>
          <w:sz w:val="22"/>
          <w:szCs w:val="22"/>
        </w:rPr>
        <w:t>MM: two digit month</w:t>
      </w:r>
    </w:p>
    <w:p w14:paraId="7A12E5F1" w14:textId="0409B203" w:rsidR="00981B17" w:rsidRPr="002524FB" w:rsidRDefault="00981B17" w:rsidP="00CE0EB0">
      <w:pPr>
        <w:pStyle w:val="NormalWeb"/>
        <w:numPr>
          <w:ilvl w:val="1"/>
          <w:numId w:val="3"/>
        </w:numPr>
        <w:spacing w:before="0" w:beforeAutospacing="0" w:after="0" w:afterAutospacing="0"/>
        <w:contextualSpacing/>
        <w:rPr>
          <w:rFonts w:asciiTheme="minorHAnsi" w:hAnsiTheme="minorHAnsi" w:cs="Segoe UI"/>
          <w:color w:val="000000"/>
          <w:sz w:val="22"/>
          <w:szCs w:val="22"/>
        </w:rPr>
      </w:pPr>
      <w:r w:rsidRPr="002524FB">
        <w:rPr>
          <w:rFonts w:asciiTheme="minorHAnsi" w:hAnsiTheme="minorHAnsi" w:cs="Segoe UI"/>
          <w:color w:val="000000"/>
          <w:sz w:val="22"/>
          <w:szCs w:val="22"/>
        </w:rPr>
        <w:t>DD: two digit day</w:t>
      </w:r>
    </w:p>
    <w:p w14:paraId="420C46A9" w14:textId="02FEDA3C" w:rsidR="00981B17" w:rsidRPr="002524FB" w:rsidRDefault="00981B17" w:rsidP="00CE0EB0">
      <w:pPr>
        <w:pStyle w:val="NormalWeb"/>
        <w:numPr>
          <w:ilvl w:val="1"/>
          <w:numId w:val="3"/>
        </w:numPr>
        <w:spacing w:before="0" w:beforeAutospacing="0" w:after="0" w:afterAutospacing="0"/>
        <w:contextualSpacing/>
        <w:rPr>
          <w:rFonts w:asciiTheme="minorHAnsi" w:hAnsiTheme="minorHAnsi" w:cs="Segoe UI"/>
          <w:color w:val="000000"/>
          <w:sz w:val="22"/>
          <w:szCs w:val="22"/>
        </w:rPr>
      </w:pPr>
      <w:r w:rsidRPr="002524FB">
        <w:rPr>
          <w:rFonts w:asciiTheme="minorHAnsi" w:hAnsiTheme="minorHAnsi" w:cs="Segoe UI"/>
          <w:color w:val="000000"/>
          <w:sz w:val="22"/>
          <w:szCs w:val="22"/>
        </w:rPr>
        <w:t>HH: two digit hour</w:t>
      </w:r>
    </w:p>
    <w:p w14:paraId="6BFFA1D3" w14:textId="77777777" w:rsidR="00981B17" w:rsidRPr="002524FB" w:rsidRDefault="00981B17" w:rsidP="00CE0EB0">
      <w:pPr>
        <w:pStyle w:val="NormalWeb"/>
        <w:numPr>
          <w:ilvl w:val="1"/>
          <w:numId w:val="3"/>
        </w:numPr>
        <w:spacing w:before="0" w:beforeAutospacing="0" w:after="0" w:afterAutospacing="0"/>
        <w:contextualSpacing/>
        <w:rPr>
          <w:rFonts w:asciiTheme="minorHAnsi" w:hAnsiTheme="minorHAnsi" w:cs="Segoe UI"/>
          <w:color w:val="000000"/>
          <w:sz w:val="22"/>
          <w:szCs w:val="22"/>
        </w:rPr>
      </w:pPr>
      <w:r w:rsidRPr="002524FB">
        <w:rPr>
          <w:rFonts w:asciiTheme="minorHAnsi" w:hAnsiTheme="minorHAnsi" w:cs="Segoe UI"/>
          <w:color w:val="000000"/>
          <w:sz w:val="22"/>
          <w:szCs w:val="22"/>
        </w:rPr>
        <w:t>mm: two digit minute</w:t>
      </w:r>
    </w:p>
    <w:p w14:paraId="48F01316" w14:textId="77777777" w:rsidR="00D27427" w:rsidRDefault="00D27427" w:rsidP="00CE0EB0">
      <w:pPr>
        <w:spacing w:after="0" w:line="240" w:lineRule="auto"/>
        <w:contextualSpacing/>
      </w:pPr>
      <w:r w:rsidRPr="002524FB">
        <w:t>*</w:t>
      </w:r>
      <w:r w:rsidRPr="002524FB">
        <w:rPr>
          <w:i/>
        </w:rPr>
        <w:t>Access to this data requires a signed NDA, please submit request to SPP Customer Relations via RMS</w:t>
      </w:r>
      <w:r w:rsidR="006A1CF9" w:rsidRPr="002524FB">
        <w:rPr>
          <w:i/>
        </w:rPr>
        <w:t>, for NDA verification and access instructions</w:t>
      </w:r>
      <w:r w:rsidRPr="002524FB">
        <w:rPr>
          <w:i/>
        </w:rPr>
        <w:t>.</w:t>
      </w:r>
      <w:r>
        <w:t xml:space="preserve">  </w:t>
      </w:r>
    </w:p>
    <w:p w14:paraId="5E06D3D5" w14:textId="77777777" w:rsidR="00BD3BC2" w:rsidRDefault="00BD3BC2" w:rsidP="00CE0EB0">
      <w:pPr>
        <w:spacing w:after="0" w:line="240" w:lineRule="auto"/>
        <w:contextualSpacing/>
      </w:pPr>
    </w:p>
    <w:sectPr w:rsidR="00BD3BC2" w:rsidSect="00A32FB5">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594D" w14:textId="77777777" w:rsidR="00A80653" w:rsidRDefault="00A80653" w:rsidP="003E7AD3">
      <w:pPr>
        <w:spacing w:after="0" w:line="240" w:lineRule="auto"/>
      </w:pPr>
      <w:r>
        <w:separator/>
      </w:r>
    </w:p>
  </w:endnote>
  <w:endnote w:type="continuationSeparator" w:id="0">
    <w:p w14:paraId="2BE8BA2B" w14:textId="77777777" w:rsidR="00A80653" w:rsidRDefault="00A80653" w:rsidP="003E7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36A3D" w14:textId="1FEE9811" w:rsidR="003D6C8B" w:rsidRDefault="003D6C8B">
    <w:pPr>
      <w:pStyle w:val="Footer"/>
    </w:pPr>
    <w:r>
      <w:rPr>
        <w:noProof/>
      </w:rPr>
      <mc:AlternateContent>
        <mc:Choice Requires="wps">
          <w:drawing>
            <wp:anchor distT="0" distB="0" distL="0" distR="0" simplePos="0" relativeHeight="251659264" behindDoc="0" locked="0" layoutInCell="1" allowOverlap="1" wp14:anchorId="1F4C99BF" wp14:editId="71CB9AF0">
              <wp:simplePos x="635" y="635"/>
              <wp:positionH relativeFrom="page">
                <wp:align>left</wp:align>
              </wp:positionH>
              <wp:positionV relativeFrom="page">
                <wp:align>bottom</wp:align>
              </wp:positionV>
              <wp:extent cx="1144270" cy="368935"/>
              <wp:effectExtent l="0" t="0" r="17780" b="0"/>
              <wp:wrapNone/>
              <wp:docPr id="488061170" name="Text Box 4" descr="SPP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4270" cy="368935"/>
                      </a:xfrm>
                      <a:prstGeom prst="rect">
                        <a:avLst/>
                      </a:prstGeom>
                      <a:noFill/>
                      <a:ln>
                        <a:noFill/>
                      </a:ln>
                    </wps:spPr>
                    <wps:txbx>
                      <w:txbxContent>
                        <w:p w14:paraId="7F6D961E" w14:textId="2A24F7EF" w:rsidR="003D6C8B" w:rsidRPr="003D6C8B" w:rsidRDefault="003D6C8B" w:rsidP="003D6C8B">
                          <w:pPr>
                            <w:spacing w:after="0"/>
                            <w:rPr>
                              <w:rFonts w:ascii="Calibri" w:eastAsia="Calibri" w:hAnsi="Calibri" w:cs="Calibri"/>
                              <w:noProof/>
                              <w:color w:val="000000"/>
                              <w:sz w:val="20"/>
                              <w:szCs w:val="20"/>
                            </w:rPr>
                          </w:pPr>
                          <w:r w:rsidRPr="003D6C8B">
                            <w:rPr>
                              <w:rFonts w:ascii="Calibri" w:eastAsia="Calibri" w:hAnsi="Calibri" w:cs="Calibri"/>
                              <w:noProof/>
                              <w:color w:val="000000"/>
                              <w:sz w:val="20"/>
                              <w:szCs w:val="20"/>
                            </w:rPr>
                            <w:t>SPP Internal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4C99BF" id="_x0000_t202" coordsize="21600,21600" o:spt="202" path="m,l,21600r21600,l21600,xe">
              <v:stroke joinstyle="miter"/>
              <v:path gradientshapeok="t" o:connecttype="rect"/>
            </v:shapetype>
            <v:shape id="_x0000_s1028" type="#_x0000_t202" alt="SPP Internal Only" style="position:absolute;margin-left:0;margin-top:0;width:90.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" filled="f" stroked="f">
              <v:textbox style="mso-fit-shape-to-text:t" inset="20pt,0,0,15pt">
                <w:txbxContent>
                  <w:p w14:paraId="7F6D961E" w14:textId="2A24F7EF" w:rsidR="003D6C8B" w:rsidRPr="003D6C8B" w:rsidRDefault="003D6C8B" w:rsidP="003D6C8B">
                    <w:pPr>
                      <w:spacing w:after="0"/>
                      <w:rPr>
                        <w:rFonts w:ascii="Calibri" w:eastAsia="Calibri" w:hAnsi="Calibri" w:cs="Calibri"/>
                        <w:noProof/>
                        <w:color w:val="000000"/>
                        <w:sz w:val="20"/>
                        <w:szCs w:val="20"/>
                      </w:rPr>
                    </w:pPr>
                    <w:r w:rsidRPr="003D6C8B">
                      <w:rPr>
                        <w:rFonts w:ascii="Calibri" w:eastAsia="Calibri" w:hAnsi="Calibri" w:cs="Calibri"/>
                        <w:noProof/>
                        <w:color w:val="000000"/>
                        <w:sz w:val="20"/>
                        <w:szCs w:val="20"/>
                      </w:rPr>
                      <w:t>SPP Internal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577B" w14:textId="4DFB4BA5" w:rsidR="00501948" w:rsidRDefault="003D6C8B">
    <w:pPr>
      <w:pStyle w:val="Footer"/>
      <w:jc w:val="right"/>
    </w:pPr>
    <w:r>
      <w:rPr>
        <w:noProof/>
      </w:rPr>
      <mc:AlternateContent>
        <mc:Choice Requires="wps">
          <w:drawing>
            <wp:anchor distT="0" distB="0" distL="0" distR="0" simplePos="0" relativeHeight="251660288" behindDoc="0" locked="0" layoutInCell="1" allowOverlap="1" wp14:anchorId="3C91E909" wp14:editId="3F79B110">
              <wp:simplePos x="460005" y="9261806"/>
              <wp:positionH relativeFrom="page">
                <wp:align>left</wp:align>
              </wp:positionH>
              <wp:positionV relativeFrom="page">
                <wp:align>bottom</wp:align>
              </wp:positionV>
              <wp:extent cx="1144270" cy="368935"/>
              <wp:effectExtent l="0" t="0" r="17780" b="0"/>
              <wp:wrapNone/>
              <wp:docPr id="862375532" name="Text Box 5" descr="SPP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4270" cy="368935"/>
                      </a:xfrm>
                      <a:prstGeom prst="rect">
                        <a:avLst/>
                      </a:prstGeom>
                      <a:noFill/>
                      <a:ln>
                        <a:noFill/>
                      </a:ln>
                    </wps:spPr>
                    <wps:txbx>
                      <w:txbxContent>
                        <w:p w14:paraId="6013A5BA" w14:textId="6CC9B892" w:rsidR="003D6C8B" w:rsidRPr="003D6C8B" w:rsidRDefault="003D6C8B" w:rsidP="003D6C8B">
                          <w:pPr>
                            <w:spacing w:after="0"/>
                            <w:rPr>
                              <w:rFonts w:ascii="Calibri" w:eastAsia="Calibri" w:hAnsi="Calibri" w:cs="Calibri"/>
                              <w:noProof/>
                              <w:color w:val="000000"/>
                              <w:sz w:val="20"/>
                              <w:szCs w:val="20"/>
                            </w:rPr>
                          </w:pPr>
                          <w:r w:rsidRPr="003D6C8B">
                            <w:rPr>
                              <w:rFonts w:ascii="Calibri" w:eastAsia="Calibri" w:hAnsi="Calibri" w:cs="Calibri"/>
                              <w:noProof/>
                              <w:color w:val="000000"/>
                              <w:sz w:val="20"/>
                              <w:szCs w:val="20"/>
                            </w:rPr>
                            <w:t>SPP Internal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91E909" id="_x0000_t202" coordsize="21600,21600" o:spt="202" path="m,l,21600r21600,l21600,xe">
              <v:stroke joinstyle="miter"/>
              <v:path gradientshapeok="t" o:connecttype="rect"/>
            </v:shapetype>
            <v:shape id="_x0000_s1029" type="#_x0000_t202" alt="SPP Internal Only" style="position:absolute;left:0;text-align:left;margin-left:0;margin-top:0;width:90.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" filled="f" stroked="f">
              <v:textbox style="mso-fit-shape-to-text:t" inset="20pt,0,0,15pt">
                <w:txbxContent>
                  <w:p w14:paraId="6013A5BA" w14:textId="6CC9B892" w:rsidR="003D6C8B" w:rsidRPr="003D6C8B" w:rsidRDefault="003D6C8B" w:rsidP="003D6C8B">
                    <w:pPr>
                      <w:spacing w:after="0"/>
                      <w:rPr>
                        <w:rFonts w:ascii="Calibri" w:eastAsia="Calibri" w:hAnsi="Calibri" w:cs="Calibri"/>
                        <w:noProof/>
                        <w:color w:val="000000"/>
                        <w:sz w:val="20"/>
                        <w:szCs w:val="20"/>
                      </w:rPr>
                    </w:pPr>
                    <w:r w:rsidRPr="003D6C8B">
                      <w:rPr>
                        <w:rFonts w:ascii="Calibri" w:eastAsia="Calibri" w:hAnsi="Calibri" w:cs="Calibri"/>
                        <w:noProof/>
                        <w:color w:val="000000"/>
                        <w:sz w:val="20"/>
                        <w:szCs w:val="20"/>
                      </w:rPr>
                      <w:t>SPP Internal Only</w:t>
                    </w:r>
                  </w:p>
                </w:txbxContent>
              </v:textbox>
              <w10:wrap anchorx="page" anchory="page"/>
            </v:shape>
          </w:pict>
        </mc:Fallback>
      </mc:AlternateContent>
    </w:r>
    <w:sdt>
      <w:sdtPr>
        <w:id w:val="-2001646408"/>
        <w:docPartObj>
          <w:docPartGallery w:val="Page Numbers (Bottom of Page)"/>
          <w:docPartUnique/>
        </w:docPartObj>
      </w:sdtPr>
      <w:sdtEndPr>
        <w:rPr>
          <w:noProof/>
        </w:rPr>
      </w:sdtEndPr>
      <w:sdtContent>
        <w:r w:rsidR="00501948">
          <w:fldChar w:fldCharType="begin"/>
        </w:r>
        <w:r w:rsidR="00501948">
          <w:instrText xml:space="preserve"> PAGE   \* MERGEFORMAT </w:instrText>
        </w:r>
        <w:r w:rsidR="00501948">
          <w:fldChar w:fldCharType="separate"/>
        </w:r>
        <w:r w:rsidR="004728F5">
          <w:rPr>
            <w:noProof/>
          </w:rPr>
          <w:t>21</w:t>
        </w:r>
        <w:r w:rsidR="00501948">
          <w:rPr>
            <w:noProof/>
          </w:rPr>
          <w:fldChar w:fldCharType="end"/>
        </w:r>
      </w:sdtContent>
    </w:sdt>
  </w:p>
  <w:p w14:paraId="404DBFEF" w14:textId="77777777" w:rsidR="00501948" w:rsidRDefault="005019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F2ABB" w14:textId="70352310" w:rsidR="003D6C8B" w:rsidRDefault="003D6C8B">
    <w:pPr>
      <w:pStyle w:val="Footer"/>
    </w:pPr>
    <w:r>
      <w:rPr>
        <w:noProof/>
      </w:rPr>
      <mc:AlternateContent>
        <mc:Choice Requires="wps">
          <w:drawing>
            <wp:anchor distT="0" distB="0" distL="0" distR="0" simplePos="0" relativeHeight="251658240" behindDoc="0" locked="0" layoutInCell="1" allowOverlap="1" wp14:anchorId="418F087C" wp14:editId="758CAC7C">
              <wp:simplePos x="635" y="635"/>
              <wp:positionH relativeFrom="page">
                <wp:align>left</wp:align>
              </wp:positionH>
              <wp:positionV relativeFrom="page">
                <wp:align>bottom</wp:align>
              </wp:positionV>
              <wp:extent cx="1144270" cy="368935"/>
              <wp:effectExtent l="0" t="0" r="17780" b="0"/>
              <wp:wrapNone/>
              <wp:docPr id="595291288" name="Text Box 3" descr="SPP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4270" cy="368935"/>
                      </a:xfrm>
                      <a:prstGeom prst="rect">
                        <a:avLst/>
                      </a:prstGeom>
                      <a:noFill/>
                      <a:ln>
                        <a:noFill/>
                      </a:ln>
                    </wps:spPr>
                    <wps:txbx>
                      <w:txbxContent>
                        <w:p w14:paraId="6D887F02" w14:textId="287D6810" w:rsidR="003D6C8B" w:rsidRPr="003D6C8B" w:rsidRDefault="003D6C8B" w:rsidP="003D6C8B">
                          <w:pPr>
                            <w:spacing w:after="0"/>
                            <w:rPr>
                              <w:rFonts w:ascii="Calibri" w:eastAsia="Calibri" w:hAnsi="Calibri" w:cs="Calibri"/>
                              <w:noProof/>
                              <w:color w:val="000000"/>
                              <w:sz w:val="20"/>
                              <w:szCs w:val="20"/>
                            </w:rPr>
                          </w:pPr>
                          <w:r w:rsidRPr="003D6C8B">
                            <w:rPr>
                              <w:rFonts w:ascii="Calibri" w:eastAsia="Calibri" w:hAnsi="Calibri" w:cs="Calibri"/>
                              <w:noProof/>
                              <w:color w:val="000000"/>
                              <w:sz w:val="20"/>
                              <w:szCs w:val="20"/>
                            </w:rPr>
                            <w:t>SPP Internal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8F087C" id="_x0000_t202" coordsize="21600,21600" o:spt="202" path="m,l,21600r21600,l21600,xe">
              <v:stroke joinstyle="miter"/>
              <v:path gradientshapeok="t" o:connecttype="rect"/>
            </v:shapetype>
            <v:shape id="Text Box 3" o:spid="_x0000_s1030" type="#_x0000_t202" alt="SPP Internal Only" style="position:absolute;margin-left:0;margin-top:0;width:90.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" filled="f" stroked="f">
              <v:textbox style="mso-fit-shape-to-text:t" inset="20pt,0,0,15pt">
                <w:txbxContent>
                  <w:p w14:paraId="6D887F02" w14:textId="287D6810" w:rsidR="003D6C8B" w:rsidRPr="003D6C8B" w:rsidRDefault="003D6C8B" w:rsidP="003D6C8B">
                    <w:pPr>
                      <w:spacing w:after="0"/>
                      <w:rPr>
                        <w:rFonts w:ascii="Calibri" w:eastAsia="Calibri" w:hAnsi="Calibri" w:cs="Calibri"/>
                        <w:noProof/>
                        <w:color w:val="000000"/>
                        <w:sz w:val="20"/>
                        <w:szCs w:val="20"/>
                      </w:rPr>
                    </w:pPr>
                    <w:r w:rsidRPr="003D6C8B">
                      <w:rPr>
                        <w:rFonts w:ascii="Calibri" w:eastAsia="Calibri" w:hAnsi="Calibri" w:cs="Calibri"/>
                        <w:noProof/>
                        <w:color w:val="000000"/>
                        <w:sz w:val="20"/>
                        <w:szCs w:val="20"/>
                      </w:rPr>
                      <w:t>SPP Internal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6804A" w14:textId="77777777" w:rsidR="00A80653" w:rsidRDefault="00A80653" w:rsidP="003E7AD3">
      <w:pPr>
        <w:spacing w:after="0" w:line="240" w:lineRule="auto"/>
      </w:pPr>
      <w:r>
        <w:separator/>
      </w:r>
    </w:p>
  </w:footnote>
  <w:footnote w:type="continuationSeparator" w:id="0">
    <w:p w14:paraId="4A6B3AEF" w14:textId="77777777" w:rsidR="00A80653" w:rsidRDefault="00A80653" w:rsidP="003E7AD3">
      <w:pPr>
        <w:spacing w:after="0" w:line="240" w:lineRule="auto"/>
      </w:pPr>
      <w:r>
        <w:continuationSeparator/>
      </w:r>
    </w:p>
  </w:footnote>
  <w:footnote w:id="1">
    <w:p w14:paraId="224C8CE8" w14:textId="46278D8E" w:rsidR="00501948" w:rsidRDefault="00501948" w:rsidP="00D0379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01E"/>
    <w:multiLevelType w:val="hybridMultilevel"/>
    <w:tmpl w:val="F224F6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C479A4"/>
    <w:multiLevelType w:val="hybridMultilevel"/>
    <w:tmpl w:val="C598E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00790"/>
    <w:multiLevelType w:val="hybridMultilevel"/>
    <w:tmpl w:val="F53ED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47444"/>
    <w:multiLevelType w:val="hybridMultilevel"/>
    <w:tmpl w:val="32FEB5FE"/>
    <w:lvl w:ilvl="0" w:tplc="688A0F38">
      <w:start w:val="11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A0443"/>
    <w:multiLevelType w:val="hybridMultilevel"/>
    <w:tmpl w:val="7A06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B5FCF"/>
    <w:multiLevelType w:val="hybridMultilevel"/>
    <w:tmpl w:val="B42ED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B938DA"/>
    <w:multiLevelType w:val="hybridMultilevel"/>
    <w:tmpl w:val="8AB82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53268D"/>
    <w:multiLevelType w:val="hybridMultilevel"/>
    <w:tmpl w:val="73E8F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54DB4"/>
    <w:multiLevelType w:val="multilevel"/>
    <w:tmpl w:val="4D02A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122C60"/>
    <w:multiLevelType w:val="hybridMultilevel"/>
    <w:tmpl w:val="4A484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F55EA"/>
    <w:multiLevelType w:val="hybridMultilevel"/>
    <w:tmpl w:val="B48C176C"/>
    <w:lvl w:ilvl="0" w:tplc="BBAA1706">
      <w:numFmt w:val="bullet"/>
      <w:lvlText w:val=""/>
      <w:lvlJc w:val="left"/>
      <w:pPr>
        <w:ind w:left="720" w:hanging="360"/>
      </w:pPr>
      <w:rPr>
        <w:rFonts w:ascii="Symbol" w:eastAsia="Calibri" w:hAnsi="Symbol" w:cs="Segoe U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1B37040"/>
    <w:multiLevelType w:val="hybridMultilevel"/>
    <w:tmpl w:val="179E5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057283"/>
    <w:multiLevelType w:val="hybridMultilevel"/>
    <w:tmpl w:val="C0A4E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4C4540"/>
    <w:multiLevelType w:val="hybridMultilevel"/>
    <w:tmpl w:val="E5C44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A977E1"/>
    <w:multiLevelType w:val="hybridMultilevel"/>
    <w:tmpl w:val="8E1A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65624"/>
    <w:multiLevelType w:val="hybridMultilevel"/>
    <w:tmpl w:val="EC0C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4D4208"/>
    <w:multiLevelType w:val="hybridMultilevel"/>
    <w:tmpl w:val="FC948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05F57C3"/>
    <w:multiLevelType w:val="hybridMultilevel"/>
    <w:tmpl w:val="3F8E8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5D713B"/>
    <w:multiLevelType w:val="hybridMultilevel"/>
    <w:tmpl w:val="5AF4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3E7451"/>
    <w:multiLevelType w:val="hybridMultilevel"/>
    <w:tmpl w:val="5DC25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7915EE"/>
    <w:multiLevelType w:val="hybridMultilevel"/>
    <w:tmpl w:val="E49A95D8"/>
    <w:lvl w:ilvl="0" w:tplc="D4BA98DE">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6071412">
    <w:abstractNumId w:val="20"/>
  </w:num>
  <w:num w:numId="2" w16cid:durableId="47072197">
    <w:abstractNumId w:val="3"/>
  </w:num>
  <w:num w:numId="3" w16cid:durableId="1324040420">
    <w:abstractNumId w:val="10"/>
  </w:num>
  <w:num w:numId="4" w16cid:durableId="1799297114">
    <w:abstractNumId w:val="9"/>
  </w:num>
  <w:num w:numId="5" w16cid:durableId="1951887196">
    <w:abstractNumId w:val="11"/>
  </w:num>
  <w:num w:numId="6" w16cid:durableId="745999309">
    <w:abstractNumId w:val="4"/>
  </w:num>
  <w:num w:numId="7" w16cid:durableId="1064530710">
    <w:abstractNumId w:val="17"/>
  </w:num>
  <w:num w:numId="8" w16cid:durableId="1177618473">
    <w:abstractNumId w:val="12"/>
  </w:num>
  <w:num w:numId="9" w16cid:durableId="1568609789">
    <w:abstractNumId w:val="18"/>
  </w:num>
  <w:num w:numId="10" w16cid:durableId="2095322837">
    <w:abstractNumId w:val="1"/>
  </w:num>
  <w:num w:numId="11" w16cid:durableId="1817800112">
    <w:abstractNumId w:val="15"/>
  </w:num>
  <w:num w:numId="12" w16cid:durableId="1539777597">
    <w:abstractNumId w:val="2"/>
  </w:num>
  <w:num w:numId="13" w16cid:durableId="217474871">
    <w:abstractNumId w:val="6"/>
  </w:num>
  <w:num w:numId="14" w16cid:durableId="2001151509">
    <w:abstractNumId w:val="16"/>
  </w:num>
  <w:num w:numId="15" w16cid:durableId="20054345">
    <w:abstractNumId w:val="13"/>
  </w:num>
  <w:num w:numId="16" w16cid:durableId="1486237983">
    <w:abstractNumId w:val="19"/>
  </w:num>
  <w:num w:numId="17" w16cid:durableId="1617710941">
    <w:abstractNumId w:val="7"/>
  </w:num>
  <w:num w:numId="18" w16cid:durableId="1729110325">
    <w:abstractNumId w:val="8"/>
  </w:num>
  <w:num w:numId="19" w16cid:durableId="1615211459">
    <w:abstractNumId w:val="5"/>
  </w:num>
  <w:num w:numId="20" w16cid:durableId="629286779">
    <w:abstractNumId w:val="14"/>
  </w:num>
  <w:num w:numId="21" w16cid:durableId="19419112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t Patil">
    <w15:presenceInfo w15:providerId="AD" w15:userId="S::apatil@spp.org::5a47bab2-8415-4f59-9106-d5ac3bafa3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4FE"/>
    <w:rsid w:val="000000C3"/>
    <w:rsid w:val="00002675"/>
    <w:rsid w:val="00004730"/>
    <w:rsid w:val="0000525C"/>
    <w:rsid w:val="000058B7"/>
    <w:rsid w:val="00005B6D"/>
    <w:rsid w:val="00007B69"/>
    <w:rsid w:val="00007F8F"/>
    <w:rsid w:val="000100BB"/>
    <w:rsid w:val="00010772"/>
    <w:rsid w:val="000125E5"/>
    <w:rsid w:val="00024972"/>
    <w:rsid w:val="00030ACC"/>
    <w:rsid w:val="0003102E"/>
    <w:rsid w:val="00033F35"/>
    <w:rsid w:val="00041C1A"/>
    <w:rsid w:val="00041EF4"/>
    <w:rsid w:val="00043A5D"/>
    <w:rsid w:val="00044485"/>
    <w:rsid w:val="00046D0B"/>
    <w:rsid w:val="00050975"/>
    <w:rsid w:val="00050F1B"/>
    <w:rsid w:val="00051715"/>
    <w:rsid w:val="0005238F"/>
    <w:rsid w:val="000548AB"/>
    <w:rsid w:val="000559AB"/>
    <w:rsid w:val="00055E83"/>
    <w:rsid w:val="000577D9"/>
    <w:rsid w:val="00057A21"/>
    <w:rsid w:val="00061903"/>
    <w:rsid w:val="00064050"/>
    <w:rsid w:val="00064542"/>
    <w:rsid w:val="00073EFD"/>
    <w:rsid w:val="0008090E"/>
    <w:rsid w:val="00082056"/>
    <w:rsid w:val="000833C2"/>
    <w:rsid w:val="000854B1"/>
    <w:rsid w:val="00086C00"/>
    <w:rsid w:val="00092D45"/>
    <w:rsid w:val="0009480D"/>
    <w:rsid w:val="000953C4"/>
    <w:rsid w:val="000960DB"/>
    <w:rsid w:val="00096100"/>
    <w:rsid w:val="0009740C"/>
    <w:rsid w:val="000977C9"/>
    <w:rsid w:val="000A4179"/>
    <w:rsid w:val="000A5146"/>
    <w:rsid w:val="000A5780"/>
    <w:rsid w:val="000B249A"/>
    <w:rsid w:val="000B30AB"/>
    <w:rsid w:val="000B512F"/>
    <w:rsid w:val="000B6C65"/>
    <w:rsid w:val="000C3C04"/>
    <w:rsid w:val="000C5A04"/>
    <w:rsid w:val="000C7A3A"/>
    <w:rsid w:val="000D1B31"/>
    <w:rsid w:val="000D2782"/>
    <w:rsid w:val="000D38BE"/>
    <w:rsid w:val="000D498D"/>
    <w:rsid w:val="000D51D0"/>
    <w:rsid w:val="000D6D34"/>
    <w:rsid w:val="000E1FCF"/>
    <w:rsid w:val="000E424C"/>
    <w:rsid w:val="000F4F43"/>
    <w:rsid w:val="000F73F3"/>
    <w:rsid w:val="000F7917"/>
    <w:rsid w:val="001001BD"/>
    <w:rsid w:val="00100321"/>
    <w:rsid w:val="0010446F"/>
    <w:rsid w:val="00105B87"/>
    <w:rsid w:val="0010695A"/>
    <w:rsid w:val="0011027E"/>
    <w:rsid w:val="001107BF"/>
    <w:rsid w:val="00111FE8"/>
    <w:rsid w:val="0011276F"/>
    <w:rsid w:val="00114C1F"/>
    <w:rsid w:val="00121637"/>
    <w:rsid w:val="001218BF"/>
    <w:rsid w:val="00121A65"/>
    <w:rsid w:val="00124394"/>
    <w:rsid w:val="00124AA8"/>
    <w:rsid w:val="001272A0"/>
    <w:rsid w:val="001319EC"/>
    <w:rsid w:val="00132545"/>
    <w:rsid w:val="00134EE1"/>
    <w:rsid w:val="001364CF"/>
    <w:rsid w:val="001408BD"/>
    <w:rsid w:val="00140B05"/>
    <w:rsid w:val="00141CB4"/>
    <w:rsid w:val="001423F2"/>
    <w:rsid w:val="001432C1"/>
    <w:rsid w:val="00146563"/>
    <w:rsid w:val="0014707C"/>
    <w:rsid w:val="00147FC2"/>
    <w:rsid w:val="001504A5"/>
    <w:rsid w:val="0015244C"/>
    <w:rsid w:val="001548A3"/>
    <w:rsid w:val="00155BD1"/>
    <w:rsid w:val="0015758B"/>
    <w:rsid w:val="00157B77"/>
    <w:rsid w:val="00165520"/>
    <w:rsid w:val="00175B3D"/>
    <w:rsid w:val="0017753F"/>
    <w:rsid w:val="001835D4"/>
    <w:rsid w:val="00185008"/>
    <w:rsid w:val="00186F66"/>
    <w:rsid w:val="0018755C"/>
    <w:rsid w:val="00192426"/>
    <w:rsid w:val="001A0AA9"/>
    <w:rsid w:val="001A1CFF"/>
    <w:rsid w:val="001A635D"/>
    <w:rsid w:val="001A64A0"/>
    <w:rsid w:val="001B0ABA"/>
    <w:rsid w:val="001B0CDD"/>
    <w:rsid w:val="001B4C08"/>
    <w:rsid w:val="001B7B42"/>
    <w:rsid w:val="001C0924"/>
    <w:rsid w:val="001D0301"/>
    <w:rsid w:val="001D0E28"/>
    <w:rsid w:val="001D36BB"/>
    <w:rsid w:val="001D3BEE"/>
    <w:rsid w:val="001D3FC8"/>
    <w:rsid w:val="001D490D"/>
    <w:rsid w:val="001D730E"/>
    <w:rsid w:val="001E0032"/>
    <w:rsid w:val="001E23F8"/>
    <w:rsid w:val="001E2BA9"/>
    <w:rsid w:val="001E2E4F"/>
    <w:rsid w:val="001E3A56"/>
    <w:rsid w:val="001E3E6B"/>
    <w:rsid w:val="001E6EF9"/>
    <w:rsid w:val="001E7C0C"/>
    <w:rsid w:val="001F025A"/>
    <w:rsid w:val="001F2557"/>
    <w:rsid w:val="001F4296"/>
    <w:rsid w:val="001F53EC"/>
    <w:rsid w:val="001F6FCC"/>
    <w:rsid w:val="00201C4E"/>
    <w:rsid w:val="00206E12"/>
    <w:rsid w:val="00207733"/>
    <w:rsid w:val="002108E6"/>
    <w:rsid w:val="00211A7A"/>
    <w:rsid w:val="00214144"/>
    <w:rsid w:val="0022141F"/>
    <w:rsid w:val="002313B3"/>
    <w:rsid w:val="0023160D"/>
    <w:rsid w:val="0023743C"/>
    <w:rsid w:val="00237DFC"/>
    <w:rsid w:val="00245E65"/>
    <w:rsid w:val="00251FC3"/>
    <w:rsid w:val="002524FB"/>
    <w:rsid w:val="002550AA"/>
    <w:rsid w:val="00256CF0"/>
    <w:rsid w:val="00261E7F"/>
    <w:rsid w:val="00262C90"/>
    <w:rsid w:val="00265D83"/>
    <w:rsid w:val="00265F40"/>
    <w:rsid w:val="00266DCC"/>
    <w:rsid w:val="002702FD"/>
    <w:rsid w:val="00271301"/>
    <w:rsid w:val="002716E3"/>
    <w:rsid w:val="00277C70"/>
    <w:rsid w:val="00281925"/>
    <w:rsid w:val="0028270D"/>
    <w:rsid w:val="002835B2"/>
    <w:rsid w:val="00284404"/>
    <w:rsid w:val="00285984"/>
    <w:rsid w:val="002860A6"/>
    <w:rsid w:val="00287483"/>
    <w:rsid w:val="00294DFD"/>
    <w:rsid w:val="00295CE8"/>
    <w:rsid w:val="002A05FF"/>
    <w:rsid w:val="002A0DEF"/>
    <w:rsid w:val="002A3311"/>
    <w:rsid w:val="002A4983"/>
    <w:rsid w:val="002A5E8A"/>
    <w:rsid w:val="002A5F21"/>
    <w:rsid w:val="002B0C50"/>
    <w:rsid w:val="002B1017"/>
    <w:rsid w:val="002B3424"/>
    <w:rsid w:val="002B3DBD"/>
    <w:rsid w:val="002B6C6D"/>
    <w:rsid w:val="002C01A2"/>
    <w:rsid w:val="002C1A3C"/>
    <w:rsid w:val="002C2D3D"/>
    <w:rsid w:val="002C2F6F"/>
    <w:rsid w:val="002C76EC"/>
    <w:rsid w:val="002D0926"/>
    <w:rsid w:val="002D60CD"/>
    <w:rsid w:val="002E0724"/>
    <w:rsid w:val="002E2AD5"/>
    <w:rsid w:val="002E467E"/>
    <w:rsid w:val="002E6883"/>
    <w:rsid w:val="002F0E9E"/>
    <w:rsid w:val="002F2E65"/>
    <w:rsid w:val="002F54D0"/>
    <w:rsid w:val="002F746B"/>
    <w:rsid w:val="00304B83"/>
    <w:rsid w:val="003058DF"/>
    <w:rsid w:val="00312B84"/>
    <w:rsid w:val="0031712B"/>
    <w:rsid w:val="003176A6"/>
    <w:rsid w:val="00317C23"/>
    <w:rsid w:val="00317CFD"/>
    <w:rsid w:val="00320E50"/>
    <w:rsid w:val="003221A0"/>
    <w:rsid w:val="003231C0"/>
    <w:rsid w:val="00323CB3"/>
    <w:rsid w:val="00324C0B"/>
    <w:rsid w:val="003277C7"/>
    <w:rsid w:val="003362F8"/>
    <w:rsid w:val="00337881"/>
    <w:rsid w:val="00340D7F"/>
    <w:rsid w:val="0034306A"/>
    <w:rsid w:val="00346F72"/>
    <w:rsid w:val="00352A28"/>
    <w:rsid w:val="00353754"/>
    <w:rsid w:val="00363BE1"/>
    <w:rsid w:val="00370B0B"/>
    <w:rsid w:val="00372D61"/>
    <w:rsid w:val="003760C4"/>
    <w:rsid w:val="00377706"/>
    <w:rsid w:val="003777B9"/>
    <w:rsid w:val="003832B8"/>
    <w:rsid w:val="00383A02"/>
    <w:rsid w:val="0038419E"/>
    <w:rsid w:val="00390425"/>
    <w:rsid w:val="0039662B"/>
    <w:rsid w:val="003A044B"/>
    <w:rsid w:val="003A07C1"/>
    <w:rsid w:val="003A20B9"/>
    <w:rsid w:val="003A3DB7"/>
    <w:rsid w:val="003A7D2E"/>
    <w:rsid w:val="003B03EF"/>
    <w:rsid w:val="003B066D"/>
    <w:rsid w:val="003B4754"/>
    <w:rsid w:val="003B6A38"/>
    <w:rsid w:val="003C0872"/>
    <w:rsid w:val="003C287D"/>
    <w:rsid w:val="003C492A"/>
    <w:rsid w:val="003C6763"/>
    <w:rsid w:val="003C7886"/>
    <w:rsid w:val="003D3182"/>
    <w:rsid w:val="003D3DF9"/>
    <w:rsid w:val="003D6C8B"/>
    <w:rsid w:val="003E12B3"/>
    <w:rsid w:val="003E319D"/>
    <w:rsid w:val="003E324C"/>
    <w:rsid w:val="003E5E0A"/>
    <w:rsid w:val="003E7999"/>
    <w:rsid w:val="003E7AD3"/>
    <w:rsid w:val="003F03CC"/>
    <w:rsid w:val="003F3CC2"/>
    <w:rsid w:val="003F5280"/>
    <w:rsid w:val="003F58BB"/>
    <w:rsid w:val="003F6750"/>
    <w:rsid w:val="00404D77"/>
    <w:rsid w:val="00410326"/>
    <w:rsid w:val="00412174"/>
    <w:rsid w:val="00413B21"/>
    <w:rsid w:val="004179BE"/>
    <w:rsid w:val="00424586"/>
    <w:rsid w:val="004269ED"/>
    <w:rsid w:val="00433B71"/>
    <w:rsid w:val="00434380"/>
    <w:rsid w:val="00434F03"/>
    <w:rsid w:val="00435E02"/>
    <w:rsid w:val="00440BBB"/>
    <w:rsid w:val="00444703"/>
    <w:rsid w:val="004448E3"/>
    <w:rsid w:val="00444FB6"/>
    <w:rsid w:val="00445B31"/>
    <w:rsid w:val="004479F6"/>
    <w:rsid w:val="0045329C"/>
    <w:rsid w:val="00454082"/>
    <w:rsid w:val="00455199"/>
    <w:rsid w:val="004605D6"/>
    <w:rsid w:val="00460DA3"/>
    <w:rsid w:val="00460DC2"/>
    <w:rsid w:val="00461040"/>
    <w:rsid w:val="00461083"/>
    <w:rsid w:val="00462EFD"/>
    <w:rsid w:val="0046303E"/>
    <w:rsid w:val="00465BC6"/>
    <w:rsid w:val="00466690"/>
    <w:rsid w:val="004676CD"/>
    <w:rsid w:val="00470BA8"/>
    <w:rsid w:val="004728F5"/>
    <w:rsid w:val="00474FA5"/>
    <w:rsid w:val="00477020"/>
    <w:rsid w:val="00480DF6"/>
    <w:rsid w:val="0048491D"/>
    <w:rsid w:val="00485B3E"/>
    <w:rsid w:val="00494129"/>
    <w:rsid w:val="00496AAB"/>
    <w:rsid w:val="004A0277"/>
    <w:rsid w:val="004A2827"/>
    <w:rsid w:val="004A39A3"/>
    <w:rsid w:val="004A414C"/>
    <w:rsid w:val="004A42DB"/>
    <w:rsid w:val="004A4FBB"/>
    <w:rsid w:val="004B1691"/>
    <w:rsid w:val="004B25B1"/>
    <w:rsid w:val="004B5BA1"/>
    <w:rsid w:val="004B67E8"/>
    <w:rsid w:val="004B6ACC"/>
    <w:rsid w:val="004B7658"/>
    <w:rsid w:val="004C0F87"/>
    <w:rsid w:val="004C37AE"/>
    <w:rsid w:val="004C5275"/>
    <w:rsid w:val="004C6318"/>
    <w:rsid w:val="004C73E0"/>
    <w:rsid w:val="004D07CE"/>
    <w:rsid w:val="004D565C"/>
    <w:rsid w:val="004D6AB0"/>
    <w:rsid w:val="004E1B70"/>
    <w:rsid w:val="004E2E7D"/>
    <w:rsid w:val="004E7A4A"/>
    <w:rsid w:val="004F4CDF"/>
    <w:rsid w:val="004F58DA"/>
    <w:rsid w:val="004F7472"/>
    <w:rsid w:val="00501948"/>
    <w:rsid w:val="00504912"/>
    <w:rsid w:val="005050E8"/>
    <w:rsid w:val="005074D7"/>
    <w:rsid w:val="00511F03"/>
    <w:rsid w:val="00512522"/>
    <w:rsid w:val="0051362E"/>
    <w:rsid w:val="00522993"/>
    <w:rsid w:val="0052328C"/>
    <w:rsid w:val="00525AF2"/>
    <w:rsid w:val="005269F6"/>
    <w:rsid w:val="005270DB"/>
    <w:rsid w:val="00534020"/>
    <w:rsid w:val="00540CFD"/>
    <w:rsid w:val="00541BFD"/>
    <w:rsid w:val="00542E85"/>
    <w:rsid w:val="00544A1D"/>
    <w:rsid w:val="0054548B"/>
    <w:rsid w:val="0055078A"/>
    <w:rsid w:val="00551E5F"/>
    <w:rsid w:val="00552896"/>
    <w:rsid w:val="00552972"/>
    <w:rsid w:val="00554EB9"/>
    <w:rsid w:val="005556CA"/>
    <w:rsid w:val="00555E07"/>
    <w:rsid w:val="005563D3"/>
    <w:rsid w:val="00557994"/>
    <w:rsid w:val="005624B4"/>
    <w:rsid w:val="0056328A"/>
    <w:rsid w:val="0056388B"/>
    <w:rsid w:val="0056431A"/>
    <w:rsid w:val="005652A2"/>
    <w:rsid w:val="00565476"/>
    <w:rsid w:val="00565E5F"/>
    <w:rsid w:val="00571B83"/>
    <w:rsid w:val="00572CA1"/>
    <w:rsid w:val="00574A65"/>
    <w:rsid w:val="00575A4D"/>
    <w:rsid w:val="00582A9E"/>
    <w:rsid w:val="00582FB6"/>
    <w:rsid w:val="00584703"/>
    <w:rsid w:val="00584D06"/>
    <w:rsid w:val="005858B2"/>
    <w:rsid w:val="00585AE8"/>
    <w:rsid w:val="00592424"/>
    <w:rsid w:val="005936ED"/>
    <w:rsid w:val="00595303"/>
    <w:rsid w:val="00596432"/>
    <w:rsid w:val="005972A1"/>
    <w:rsid w:val="005A46E6"/>
    <w:rsid w:val="005B2E61"/>
    <w:rsid w:val="005B516C"/>
    <w:rsid w:val="005C1288"/>
    <w:rsid w:val="005C1FBA"/>
    <w:rsid w:val="005C1FDA"/>
    <w:rsid w:val="005C26CC"/>
    <w:rsid w:val="005C538C"/>
    <w:rsid w:val="005C5979"/>
    <w:rsid w:val="005C5CE9"/>
    <w:rsid w:val="005D2EE7"/>
    <w:rsid w:val="005D3DB1"/>
    <w:rsid w:val="005D4505"/>
    <w:rsid w:val="005D474A"/>
    <w:rsid w:val="005E039C"/>
    <w:rsid w:val="005E13C7"/>
    <w:rsid w:val="005F22FC"/>
    <w:rsid w:val="005F2688"/>
    <w:rsid w:val="005F3A17"/>
    <w:rsid w:val="005F6D40"/>
    <w:rsid w:val="006000E4"/>
    <w:rsid w:val="00600F3D"/>
    <w:rsid w:val="0060424D"/>
    <w:rsid w:val="0060544A"/>
    <w:rsid w:val="00605637"/>
    <w:rsid w:val="00613124"/>
    <w:rsid w:val="00615241"/>
    <w:rsid w:val="00615D12"/>
    <w:rsid w:val="00616EE9"/>
    <w:rsid w:val="00617531"/>
    <w:rsid w:val="006203A8"/>
    <w:rsid w:val="00622C16"/>
    <w:rsid w:val="006322E6"/>
    <w:rsid w:val="00632D0D"/>
    <w:rsid w:val="00633377"/>
    <w:rsid w:val="006355E0"/>
    <w:rsid w:val="006356A9"/>
    <w:rsid w:val="00636350"/>
    <w:rsid w:val="00641A9F"/>
    <w:rsid w:val="006424DB"/>
    <w:rsid w:val="00645B57"/>
    <w:rsid w:val="00646AC1"/>
    <w:rsid w:val="006474E9"/>
    <w:rsid w:val="00657501"/>
    <w:rsid w:val="00660123"/>
    <w:rsid w:val="0066054C"/>
    <w:rsid w:val="00660E27"/>
    <w:rsid w:val="00661C92"/>
    <w:rsid w:val="006636D1"/>
    <w:rsid w:val="0066380D"/>
    <w:rsid w:val="0066393D"/>
    <w:rsid w:val="00673AB4"/>
    <w:rsid w:val="00674B23"/>
    <w:rsid w:val="00675985"/>
    <w:rsid w:val="006772DB"/>
    <w:rsid w:val="00681339"/>
    <w:rsid w:val="00696CF3"/>
    <w:rsid w:val="006A1CF9"/>
    <w:rsid w:val="006A2953"/>
    <w:rsid w:val="006A3A89"/>
    <w:rsid w:val="006A4D7A"/>
    <w:rsid w:val="006A5537"/>
    <w:rsid w:val="006A5A0F"/>
    <w:rsid w:val="006A5BEE"/>
    <w:rsid w:val="006A6E08"/>
    <w:rsid w:val="006C2F40"/>
    <w:rsid w:val="006C3446"/>
    <w:rsid w:val="006C7459"/>
    <w:rsid w:val="006D3972"/>
    <w:rsid w:val="006D3A2C"/>
    <w:rsid w:val="006D524E"/>
    <w:rsid w:val="006D77B8"/>
    <w:rsid w:val="006E0382"/>
    <w:rsid w:val="006E0EB4"/>
    <w:rsid w:val="006E235F"/>
    <w:rsid w:val="006E3B7D"/>
    <w:rsid w:val="006F04FE"/>
    <w:rsid w:val="006F20A9"/>
    <w:rsid w:val="006F21D4"/>
    <w:rsid w:val="006F57DE"/>
    <w:rsid w:val="006F7B36"/>
    <w:rsid w:val="00701238"/>
    <w:rsid w:val="00702578"/>
    <w:rsid w:val="00703648"/>
    <w:rsid w:val="00704DAF"/>
    <w:rsid w:val="00704F1A"/>
    <w:rsid w:val="00705ECB"/>
    <w:rsid w:val="00710CB1"/>
    <w:rsid w:val="007116C9"/>
    <w:rsid w:val="00712F6B"/>
    <w:rsid w:val="00716EA0"/>
    <w:rsid w:val="00717759"/>
    <w:rsid w:val="007218E9"/>
    <w:rsid w:val="00723A77"/>
    <w:rsid w:val="007256F8"/>
    <w:rsid w:val="00726F52"/>
    <w:rsid w:val="007273C4"/>
    <w:rsid w:val="00731F3F"/>
    <w:rsid w:val="00736D4C"/>
    <w:rsid w:val="007418C7"/>
    <w:rsid w:val="007462E3"/>
    <w:rsid w:val="007551E1"/>
    <w:rsid w:val="00756B31"/>
    <w:rsid w:val="0076415D"/>
    <w:rsid w:val="007642C2"/>
    <w:rsid w:val="0076466A"/>
    <w:rsid w:val="007655E1"/>
    <w:rsid w:val="00771569"/>
    <w:rsid w:val="00783A48"/>
    <w:rsid w:val="00783F34"/>
    <w:rsid w:val="0078458C"/>
    <w:rsid w:val="007858D6"/>
    <w:rsid w:val="00787BA5"/>
    <w:rsid w:val="00797EA5"/>
    <w:rsid w:val="00797EE7"/>
    <w:rsid w:val="007B1A6A"/>
    <w:rsid w:val="007B3D66"/>
    <w:rsid w:val="007B6BB6"/>
    <w:rsid w:val="007C00B2"/>
    <w:rsid w:val="007C0712"/>
    <w:rsid w:val="007C0F65"/>
    <w:rsid w:val="007C15E8"/>
    <w:rsid w:val="007C2E34"/>
    <w:rsid w:val="007C5D21"/>
    <w:rsid w:val="007C5F57"/>
    <w:rsid w:val="007C6377"/>
    <w:rsid w:val="007C6396"/>
    <w:rsid w:val="007C7DB1"/>
    <w:rsid w:val="007D0E2A"/>
    <w:rsid w:val="007D1F01"/>
    <w:rsid w:val="007D2516"/>
    <w:rsid w:val="007D5095"/>
    <w:rsid w:val="007E185A"/>
    <w:rsid w:val="007E314F"/>
    <w:rsid w:val="007E334B"/>
    <w:rsid w:val="007E5B26"/>
    <w:rsid w:val="007F0815"/>
    <w:rsid w:val="007F0B5E"/>
    <w:rsid w:val="008013AF"/>
    <w:rsid w:val="00802439"/>
    <w:rsid w:val="00802803"/>
    <w:rsid w:val="00803C49"/>
    <w:rsid w:val="00804374"/>
    <w:rsid w:val="00804EDF"/>
    <w:rsid w:val="00805A2D"/>
    <w:rsid w:val="00807BAC"/>
    <w:rsid w:val="008106C0"/>
    <w:rsid w:val="00811E0E"/>
    <w:rsid w:val="00812AD7"/>
    <w:rsid w:val="00812CE3"/>
    <w:rsid w:val="00813A69"/>
    <w:rsid w:val="008150A6"/>
    <w:rsid w:val="008153D0"/>
    <w:rsid w:val="00815C3F"/>
    <w:rsid w:val="008178ED"/>
    <w:rsid w:val="00820223"/>
    <w:rsid w:val="0082155B"/>
    <w:rsid w:val="008227DC"/>
    <w:rsid w:val="00823293"/>
    <w:rsid w:val="0082445F"/>
    <w:rsid w:val="0083219C"/>
    <w:rsid w:val="00833D3C"/>
    <w:rsid w:val="00833DA2"/>
    <w:rsid w:val="00833FD1"/>
    <w:rsid w:val="00835ABE"/>
    <w:rsid w:val="00835D4C"/>
    <w:rsid w:val="00836474"/>
    <w:rsid w:val="0083683B"/>
    <w:rsid w:val="00836B25"/>
    <w:rsid w:val="00837F42"/>
    <w:rsid w:val="00846A72"/>
    <w:rsid w:val="00851154"/>
    <w:rsid w:val="00851EA6"/>
    <w:rsid w:val="00853CF8"/>
    <w:rsid w:val="0085429C"/>
    <w:rsid w:val="00860BB6"/>
    <w:rsid w:val="00861378"/>
    <w:rsid w:val="008619A2"/>
    <w:rsid w:val="00863BB1"/>
    <w:rsid w:val="008667F5"/>
    <w:rsid w:val="00870A2E"/>
    <w:rsid w:val="00875000"/>
    <w:rsid w:val="00876B3D"/>
    <w:rsid w:val="008775A1"/>
    <w:rsid w:val="00880EA1"/>
    <w:rsid w:val="00880F8C"/>
    <w:rsid w:val="008827B2"/>
    <w:rsid w:val="0088473A"/>
    <w:rsid w:val="00885CDC"/>
    <w:rsid w:val="00885E31"/>
    <w:rsid w:val="0089663E"/>
    <w:rsid w:val="008A0A52"/>
    <w:rsid w:val="008A1DE0"/>
    <w:rsid w:val="008A58A6"/>
    <w:rsid w:val="008A5AF4"/>
    <w:rsid w:val="008A67B3"/>
    <w:rsid w:val="008B1AC4"/>
    <w:rsid w:val="008B6732"/>
    <w:rsid w:val="008B676B"/>
    <w:rsid w:val="008C1083"/>
    <w:rsid w:val="008C6884"/>
    <w:rsid w:val="008C705F"/>
    <w:rsid w:val="008C745C"/>
    <w:rsid w:val="008D0D08"/>
    <w:rsid w:val="008D603B"/>
    <w:rsid w:val="008D60DF"/>
    <w:rsid w:val="008D6C99"/>
    <w:rsid w:val="008E1A21"/>
    <w:rsid w:val="008E3410"/>
    <w:rsid w:val="008E5D03"/>
    <w:rsid w:val="008E6D44"/>
    <w:rsid w:val="008F0AA3"/>
    <w:rsid w:val="008F123D"/>
    <w:rsid w:val="008F27C8"/>
    <w:rsid w:val="008F2ECC"/>
    <w:rsid w:val="00900212"/>
    <w:rsid w:val="00900E75"/>
    <w:rsid w:val="009035BD"/>
    <w:rsid w:val="00903FEB"/>
    <w:rsid w:val="009052EF"/>
    <w:rsid w:val="00910311"/>
    <w:rsid w:val="00912761"/>
    <w:rsid w:val="00913BCE"/>
    <w:rsid w:val="00917FBC"/>
    <w:rsid w:val="00920816"/>
    <w:rsid w:val="009216E3"/>
    <w:rsid w:val="009262A5"/>
    <w:rsid w:val="009267DD"/>
    <w:rsid w:val="00930E28"/>
    <w:rsid w:val="00932317"/>
    <w:rsid w:val="0093324A"/>
    <w:rsid w:val="00935B01"/>
    <w:rsid w:val="009365BC"/>
    <w:rsid w:val="00937F82"/>
    <w:rsid w:val="00942236"/>
    <w:rsid w:val="009424CD"/>
    <w:rsid w:val="00942F1F"/>
    <w:rsid w:val="00947756"/>
    <w:rsid w:val="00954A42"/>
    <w:rsid w:val="00955198"/>
    <w:rsid w:val="0095641C"/>
    <w:rsid w:val="0095724F"/>
    <w:rsid w:val="00962EB4"/>
    <w:rsid w:val="0096317F"/>
    <w:rsid w:val="00964F3D"/>
    <w:rsid w:val="00967A2F"/>
    <w:rsid w:val="009700FB"/>
    <w:rsid w:val="00973C8D"/>
    <w:rsid w:val="00977AA0"/>
    <w:rsid w:val="0098034D"/>
    <w:rsid w:val="00981B17"/>
    <w:rsid w:val="00981EEF"/>
    <w:rsid w:val="00982346"/>
    <w:rsid w:val="009864B6"/>
    <w:rsid w:val="00986F10"/>
    <w:rsid w:val="0098780C"/>
    <w:rsid w:val="00987B9B"/>
    <w:rsid w:val="00990539"/>
    <w:rsid w:val="00991A1F"/>
    <w:rsid w:val="00995EAE"/>
    <w:rsid w:val="009A0443"/>
    <w:rsid w:val="009A4D65"/>
    <w:rsid w:val="009A5DB5"/>
    <w:rsid w:val="009A6CE0"/>
    <w:rsid w:val="009B0DE2"/>
    <w:rsid w:val="009B1362"/>
    <w:rsid w:val="009B4811"/>
    <w:rsid w:val="009B5119"/>
    <w:rsid w:val="009B6D40"/>
    <w:rsid w:val="009C0FDD"/>
    <w:rsid w:val="009C2D8C"/>
    <w:rsid w:val="009C2E6D"/>
    <w:rsid w:val="009C4810"/>
    <w:rsid w:val="009C79BF"/>
    <w:rsid w:val="009D1B88"/>
    <w:rsid w:val="009D308D"/>
    <w:rsid w:val="009D4E13"/>
    <w:rsid w:val="009E1599"/>
    <w:rsid w:val="009E28BA"/>
    <w:rsid w:val="009E3734"/>
    <w:rsid w:val="009E51D7"/>
    <w:rsid w:val="009E5680"/>
    <w:rsid w:val="009E5AA5"/>
    <w:rsid w:val="009E6913"/>
    <w:rsid w:val="009F32BA"/>
    <w:rsid w:val="009F3329"/>
    <w:rsid w:val="009F3A8A"/>
    <w:rsid w:val="009F3B55"/>
    <w:rsid w:val="009F3CDB"/>
    <w:rsid w:val="009F4635"/>
    <w:rsid w:val="009F6965"/>
    <w:rsid w:val="00A01AC7"/>
    <w:rsid w:val="00A0313B"/>
    <w:rsid w:val="00A07075"/>
    <w:rsid w:val="00A079A4"/>
    <w:rsid w:val="00A07B86"/>
    <w:rsid w:val="00A07C34"/>
    <w:rsid w:val="00A12FD0"/>
    <w:rsid w:val="00A14753"/>
    <w:rsid w:val="00A212CE"/>
    <w:rsid w:val="00A21CB7"/>
    <w:rsid w:val="00A22975"/>
    <w:rsid w:val="00A247A4"/>
    <w:rsid w:val="00A24BDE"/>
    <w:rsid w:val="00A25A99"/>
    <w:rsid w:val="00A310DF"/>
    <w:rsid w:val="00A31C35"/>
    <w:rsid w:val="00A32BD8"/>
    <w:rsid w:val="00A32FB5"/>
    <w:rsid w:val="00A338F4"/>
    <w:rsid w:val="00A40005"/>
    <w:rsid w:val="00A4399C"/>
    <w:rsid w:val="00A44599"/>
    <w:rsid w:val="00A4588A"/>
    <w:rsid w:val="00A4740E"/>
    <w:rsid w:val="00A51FC6"/>
    <w:rsid w:val="00A538A5"/>
    <w:rsid w:val="00A54308"/>
    <w:rsid w:val="00A549C8"/>
    <w:rsid w:val="00A5533E"/>
    <w:rsid w:val="00A607D9"/>
    <w:rsid w:val="00A60C21"/>
    <w:rsid w:val="00A621A1"/>
    <w:rsid w:val="00A6405F"/>
    <w:rsid w:val="00A64603"/>
    <w:rsid w:val="00A67853"/>
    <w:rsid w:val="00A70B04"/>
    <w:rsid w:val="00A727E0"/>
    <w:rsid w:val="00A80653"/>
    <w:rsid w:val="00A80945"/>
    <w:rsid w:val="00A80C64"/>
    <w:rsid w:val="00A83904"/>
    <w:rsid w:val="00A847D9"/>
    <w:rsid w:val="00A856BE"/>
    <w:rsid w:val="00A86A0C"/>
    <w:rsid w:val="00A90143"/>
    <w:rsid w:val="00A91157"/>
    <w:rsid w:val="00A93A09"/>
    <w:rsid w:val="00AA1D18"/>
    <w:rsid w:val="00AA1F0B"/>
    <w:rsid w:val="00AA2920"/>
    <w:rsid w:val="00AB50F5"/>
    <w:rsid w:val="00AB5BE8"/>
    <w:rsid w:val="00AD17A5"/>
    <w:rsid w:val="00AD3810"/>
    <w:rsid w:val="00AE0A38"/>
    <w:rsid w:val="00AE254F"/>
    <w:rsid w:val="00AE2EA6"/>
    <w:rsid w:val="00AE30B0"/>
    <w:rsid w:val="00AE5096"/>
    <w:rsid w:val="00AE58F2"/>
    <w:rsid w:val="00AF07C9"/>
    <w:rsid w:val="00AF2CFD"/>
    <w:rsid w:val="00AF47F4"/>
    <w:rsid w:val="00AF7C74"/>
    <w:rsid w:val="00B032C2"/>
    <w:rsid w:val="00B0642F"/>
    <w:rsid w:val="00B064EE"/>
    <w:rsid w:val="00B13E8E"/>
    <w:rsid w:val="00B14BB7"/>
    <w:rsid w:val="00B159A0"/>
    <w:rsid w:val="00B16C52"/>
    <w:rsid w:val="00B16F62"/>
    <w:rsid w:val="00B2080F"/>
    <w:rsid w:val="00B23497"/>
    <w:rsid w:val="00B2454C"/>
    <w:rsid w:val="00B24C41"/>
    <w:rsid w:val="00B26862"/>
    <w:rsid w:val="00B31A11"/>
    <w:rsid w:val="00B31B11"/>
    <w:rsid w:val="00B337B3"/>
    <w:rsid w:val="00B345C2"/>
    <w:rsid w:val="00B34BAA"/>
    <w:rsid w:val="00B421BB"/>
    <w:rsid w:val="00B44008"/>
    <w:rsid w:val="00B51F33"/>
    <w:rsid w:val="00B54D8C"/>
    <w:rsid w:val="00B557A2"/>
    <w:rsid w:val="00B60F57"/>
    <w:rsid w:val="00B6554D"/>
    <w:rsid w:val="00B6645D"/>
    <w:rsid w:val="00B7077E"/>
    <w:rsid w:val="00B71B45"/>
    <w:rsid w:val="00B71BFF"/>
    <w:rsid w:val="00B74B05"/>
    <w:rsid w:val="00B76ECD"/>
    <w:rsid w:val="00B82B2A"/>
    <w:rsid w:val="00B82DBD"/>
    <w:rsid w:val="00B850DD"/>
    <w:rsid w:val="00B863F2"/>
    <w:rsid w:val="00B87D6A"/>
    <w:rsid w:val="00B906D5"/>
    <w:rsid w:val="00B918BF"/>
    <w:rsid w:val="00B95573"/>
    <w:rsid w:val="00B956D0"/>
    <w:rsid w:val="00B962E5"/>
    <w:rsid w:val="00B97C8F"/>
    <w:rsid w:val="00BA2B62"/>
    <w:rsid w:val="00BA3B0E"/>
    <w:rsid w:val="00BA4284"/>
    <w:rsid w:val="00BA61C8"/>
    <w:rsid w:val="00BA7931"/>
    <w:rsid w:val="00BB0E1C"/>
    <w:rsid w:val="00BB192F"/>
    <w:rsid w:val="00BB55A7"/>
    <w:rsid w:val="00BB6755"/>
    <w:rsid w:val="00BC669A"/>
    <w:rsid w:val="00BC687B"/>
    <w:rsid w:val="00BD0471"/>
    <w:rsid w:val="00BD09FE"/>
    <w:rsid w:val="00BD1CBB"/>
    <w:rsid w:val="00BD2C5F"/>
    <w:rsid w:val="00BD3BC2"/>
    <w:rsid w:val="00BD593A"/>
    <w:rsid w:val="00BD625B"/>
    <w:rsid w:val="00BD6830"/>
    <w:rsid w:val="00BD6993"/>
    <w:rsid w:val="00BD6E87"/>
    <w:rsid w:val="00BE26F8"/>
    <w:rsid w:val="00BE4190"/>
    <w:rsid w:val="00BE4D48"/>
    <w:rsid w:val="00BE6AD1"/>
    <w:rsid w:val="00BE7C68"/>
    <w:rsid w:val="00C001C8"/>
    <w:rsid w:val="00C1042D"/>
    <w:rsid w:val="00C1234F"/>
    <w:rsid w:val="00C142E8"/>
    <w:rsid w:val="00C15029"/>
    <w:rsid w:val="00C16EB6"/>
    <w:rsid w:val="00C177B9"/>
    <w:rsid w:val="00C201F3"/>
    <w:rsid w:val="00C2490C"/>
    <w:rsid w:val="00C27638"/>
    <w:rsid w:val="00C3002D"/>
    <w:rsid w:val="00C33EFD"/>
    <w:rsid w:val="00C402EA"/>
    <w:rsid w:val="00C40D7B"/>
    <w:rsid w:val="00C429D0"/>
    <w:rsid w:val="00C500C3"/>
    <w:rsid w:val="00C50D7B"/>
    <w:rsid w:val="00C56012"/>
    <w:rsid w:val="00C6061E"/>
    <w:rsid w:val="00C73F34"/>
    <w:rsid w:val="00C74604"/>
    <w:rsid w:val="00C74AE3"/>
    <w:rsid w:val="00C74D15"/>
    <w:rsid w:val="00C75C16"/>
    <w:rsid w:val="00C77611"/>
    <w:rsid w:val="00C779B3"/>
    <w:rsid w:val="00C8258E"/>
    <w:rsid w:val="00C82B60"/>
    <w:rsid w:val="00C82D35"/>
    <w:rsid w:val="00C840D0"/>
    <w:rsid w:val="00C8493B"/>
    <w:rsid w:val="00C84BE9"/>
    <w:rsid w:val="00C858A1"/>
    <w:rsid w:val="00C858D7"/>
    <w:rsid w:val="00C864F7"/>
    <w:rsid w:val="00C90CC1"/>
    <w:rsid w:val="00C92007"/>
    <w:rsid w:val="00C943A6"/>
    <w:rsid w:val="00C95FDA"/>
    <w:rsid w:val="00CA10CE"/>
    <w:rsid w:val="00CA171E"/>
    <w:rsid w:val="00CA2EC6"/>
    <w:rsid w:val="00CA51E2"/>
    <w:rsid w:val="00CA6BB0"/>
    <w:rsid w:val="00CA7589"/>
    <w:rsid w:val="00CB0D5A"/>
    <w:rsid w:val="00CB266F"/>
    <w:rsid w:val="00CB6BC2"/>
    <w:rsid w:val="00CC00D1"/>
    <w:rsid w:val="00CC14F4"/>
    <w:rsid w:val="00CC1852"/>
    <w:rsid w:val="00CC1BD6"/>
    <w:rsid w:val="00CC302C"/>
    <w:rsid w:val="00CC3661"/>
    <w:rsid w:val="00CC44D1"/>
    <w:rsid w:val="00CC6583"/>
    <w:rsid w:val="00CD4A67"/>
    <w:rsid w:val="00CD7832"/>
    <w:rsid w:val="00CE0EB0"/>
    <w:rsid w:val="00CE1D6F"/>
    <w:rsid w:val="00CE28A6"/>
    <w:rsid w:val="00CE574C"/>
    <w:rsid w:val="00CE5E10"/>
    <w:rsid w:val="00CF1CE0"/>
    <w:rsid w:val="00CF37FB"/>
    <w:rsid w:val="00CF4974"/>
    <w:rsid w:val="00CF7909"/>
    <w:rsid w:val="00D001F0"/>
    <w:rsid w:val="00D0157B"/>
    <w:rsid w:val="00D03707"/>
    <w:rsid w:val="00D03798"/>
    <w:rsid w:val="00D038A8"/>
    <w:rsid w:val="00D0734F"/>
    <w:rsid w:val="00D11382"/>
    <w:rsid w:val="00D13864"/>
    <w:rsid w:val="00D159C0"/>
    <w:rsid w:val="00D17F13"/>
    <w:rsid w:val="00D2483D"/>
    <w:rsid w:val="00D264B4"/>
    <w:rsid w:val="00D27427"/>
    <w:rsid w:val="00D31C83"/>
    <w:rsid w:val="00D3383D"/>
    <w:rsid w:val="00D40A98"/>
    <w:rsid w:val="00D4457D"/>
    <w:rsid w:val="00D5591F"/>
    <w:rsid w:val="00D625A2"/>
    <w:rsid w:val="00D6374B"/>
    <w:rsid w:val="00D65988"/>
    <w:rsid w:val="00D65A6C"/>
    <w:rsid w:val="00D65EF9"/>
    <w:rsid w:val="00D66B5F"/>
    <w:rsid w:val="00D66F19"/>
    <w:rsid w:val="00D678E7"/>
    <w:rsid w:val="00D70093"/>
    <w:rsid w:val="00D70A78"/>
    <w:rsid w:val="00D71233"/>
    <w:rsid w:val="00D72074"/>
    <w:rsid w:val="00D724F9"/>
    <w:rsid w:val="00D72CF5"/>
    <w:rsid w:val="00D76CF8"/>
    <w:rsid w:val="00D77AF3"/>
    <w:rsid w:val="00D8170C"/>
    <w:rsid w:val="00D8323E"/>
    <w:rsid w:val="00D860DF"/>
    <w:rsid w:val="00D86627"/>
    <w:rsid w:val="00D87007"/>
    <w:rsid w:val="00D90762"/>
    <w:rsid w:val="00D93B95"/>
    <w:rsid w:val="00D94578"/>
    <w:rsid w:val="00D95613"/>
    <w:rsid w:val="00D97EBC"/>
    <w:rsid w:val="00DA1CB3"/>
    <w:rsid w:val="00DA46C8"/>
    <w:rsid w:val="00DA5254"/>
    <w:rsid w:val="00DA6519"/>
    <w:rsid w:val="00DB0305"/>
    <w:rsid w:val="00DB0552"/>
    <w:rsid w:val="00DB2CC7"/>
    <w:rsid w:val="00DB4616"/>
    <w:rsid w:val="00DB6BB6"/>
    <w:rsid w:val="00DC2257"/>
    <w:rsid w:val="00DC278A"/>
    <w:rsid w:val="00DC4B73"/>
    <w:rsid w:val="00DC69C5"/>
    <w:rsid w:val="00DD0A00"/>
    <w:rsid w:val="00DD3EFF"/>
    <w:rsid w:val="00DD4067"/>
    <w:rsid w:val="00DD4242"/>
    <w:rsid w:val="00DD7881"/>
    <w:rsid w:val="00DE1DDD"/>
    <w:rsid w:val="00DE2563"/>
    <w:rsid w:val="00DE31BC"/>
    <w:rsid w:val="00DE3A64"/>
    <w:rsid w:val="00DE77B3"/>
    <w:rsid w:val="00DF0BC5"/>
    <w:rsid w:val="00E003A7"/>
    <w:rsid w:val="00E01EBD"/>
    <w:rsid w:val="00E035DF"/>
    <w:rsid w:val="00E038F9"/>
    <w:rsid w:val="00E072D7"/>
    <w:rsid w:val="00E1016C"/>
    <w:rsid w:val="00E1113E"/>
    <w:rsid w:val="00E1272B"/>
    <w:rsid w:val="00E13BD2"/>
    <w:rsid w:val="00E16225"/>
    <w:rsid w:val="00E20FEA"/>
    <w:rsid w:val="00E21825"/>
    <w:rsid w:val="00E21C3C"/>
    <w:rsid w:val="00E247DF"/>
    <w:rsid w:val="00E24E19"/>
    <w:rsid w:val="00E250B0"/>
    <w:rsid w:val="00E264F3"/>
    <w:rsid w:val="00E30A77"/>
    <w:rsid w:val="00E311AE"/>
    <w:rsid w:val="00E31229"/>
    <w:rsid w:val="00E3161A"/>
    <w:rsid w:val="00E33FBA"/>
    <w:rsid w:val="00E36954"/>
    <w:rsid w:val="00E37DF6"/>
    <w:rsid w:val="00E40ADC"/>
    <w:rsid w:val="00E42208"/>
    <w:rsid w:val="00E45787"/>
    <w:rsid w:val="00E463DA"/>
    <w:rsid w:val="00E4667A"/>
    <w:rsid w:val="00E476D8"/>
    <w:rsid w:val="00E47AFB"/>
    <w:rsid w:val="00E5039B"/>
    <w:rsid w:val="00E6234B"/>
    <w:rsid w:val="00E62E75"/>
    <w:rsid w:val="00E64154"/>
    <w:rsid w:val="00E64361"/>
    <w:rsid w:val="00E70408"/>
    <w:rsid w:val="00E7051B"/>
    <w:rsid w:val="00E7298A"/>
    <w:rsid w:val="00E75763"/>
    <w:rsid w:val="00E82CAC"/>
    <w:rsid w:val="00E97DC7"/>
    <w:rsid w:val="00EA038B"/>
    <w:rsid w:val="00EA229A"/>
    <w:rsid w:val="00EA2758"/>
    <w:rsid w:val="00EA4375"/>
    <w:rsid w:val="00EA4F28"/>
    <w:rsid w:val="00EA5288"/>
    <w:rsid w:val="00EA5C0C"/>
    <w:rsid w:val="00EA69C7"/>
    <w:rsid w:val="00EA6B21"/>
    <w:rsid w:val="00EB2FEC"/>
    <w:rsid w:val="00EB3C46"/>
    <w:rsid w:val="00EB3E04"/>
    <w:rsid w:val="00EB4516"/>
    <w:rsid w:val="00EB4AEF"/>
    <w:rsid w:val="00EB79A4"/>
    <w:rsid w:val="00EC2934"/>
    <w:rsid w:val="00EC4747"/>
    <w:rsid w:val="00ED05F5"/>
    <w:rsid w:val="00ED0F4E"/>
    <w:rsid w:val="00ED1A23"/>
    <w:rsid w:val="00ED2373"/>
    <w:rsid w:val="00ED272B"/>
    <w:rsid w:val="00ED2923"/>
    <w:rsid w:val="00ED5A88"/>
    <w:rsid w:val="00ED7560"/>
    <w:rsid w:val="00EE12EC"/>
    <w:rsid w:val="00EE1CDB"/>
    <w:rsid w:val="00EE2BBA"/>
    <w:rsid w:val="00EE4D75"/>
    <w:rsid w:val="00EE6703"/>
    <w:rsid w:val="00EF0327"/>
    <w:rsid w:val="00EF0FC8"/>
    <w:rsid w:val="00EF3004"/>
    <w:rsid w:val="00EF3E54"/>
    <w:rsid w:val="00EF7DC8"/>
    <w:rsid w:val="00F01A69"/>
    <w:rsid w:val="00F02767"/>
    <w:rsid w:val="00F03F14"/>
    <w:rsid w:val="00F0421E"/>
    <w:rsid w:val="00F043D1"/>
    <w:rsid w:val="00F1090D"/>
    <w:rsid w:val="00F13979"/>
    <w:rsid w:val="00F24BBF"/>
    <w:rsid w:val="00F24F7C"/>
    <w:rsid w:val="00F3040B"/>
    <w:rsid w:val="00F35D47"/>
    <w:rsid w:val="00F44319"/>
    <w:rsid w:val="00F50AAD"/>
    <w:rsid w:val="00F526CD"/>
    <w:rsid w:val="00F52AA3"/>
    <w:rsid w:val="00F54A02"/>
    <w:rsid w:val="00F57CDB"/>
    <w:rsid w:val="00F6050B"/>
    <w:rsid w:val="00F60E21"/>
    <w:rsid w:val="00F635A6"/>
    <w:rsid w:val="00F76735"/>
    <w:rsid w:val="00F77957"/>
    <w:rsid w:val="00F81C4B"/>
    <w:rsid w:val="00F81F7F"/>
    <w:rsid w:val="00F822C3"/>
    <w:rsid w:val="00F8502E"/>
    <w:rsid w:val="00F869D9"/>
    <w:rsid w:val="00F911D8"/>
    <w:rsid w:val="00F91DB1"/>
    <w:rsid w:val="00F934AF"/>
    <w:rsid w:val="00F94347"/>
    <w:rsid w:val="00F9487F"/>
    <w:rsid w:val="00F95ED5"/>
    <w:rsid w:val="00F974A9"/>
    <w:rsid w:val="00FA1562"/>
    <w:rsid w:val="00FA4309"/>
    <w:rsid w:val="00FB0AF5"/>
    <w:rsid w:val="00FB326C"/>
    <w:rsid w:val="00FB4136"/>
    <w:rsid w:val="00FB473F"/>
    <w:rsid w:val="00FB4D8B"/>
    <w:rsid w:val="00FB7767"/>
    <w:rsid w:val="00FC066E"/>
    <w:rsid w:val="00FC0B18"/>
    <w:rsid w:val="00FC440A"/>
    <w:rsid w:val="00FC5B00"/>
    <w:rsid w:val="00FC70B5"/>
    <w:rsid w:val="00FD132A"/>
    <w:rsid w:val="00FD2697"/>
    <w:rsid w:val="00FD31BD"/>
    <w:rsid w:val="00FD41F0"/>
    <w:rsid w:val="00FD567E"/>
    <w:rsid w:val="00FD6CAF"/>
    <w:rsid w:val="00FD6E35"/>
    <w:rsid w:val="00FD7B2D"/>
    <w:rsid w:val="00FE02BC"/>
    <w:rsid w:val="00FE1BB6"/>
    <w:rsid w:val="00FF1470"/>
    <w:rsid w:val="00FF1F79"/>
    <w:rsid w:val="00FF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0DB5A"/>
  <w15:docId w15:val="{C101328D-1592-47E7-9C3F-59C801CA2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7DD"/>
  </w:style>
  <w:style w:type="paragraph" w:styleId="Heading1">
    <w:name w:val="heading 1"/>
    <w:basedOn w:val="Normal"/>
    <w:next w:val="Normal"/>
    <w:link w:val="Heading1Char"/>
    <w:uiPriority w:val="9"/>
    <w:qFormat/>
    <w:rsid w:val="006F04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F04F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1090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4F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F04F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90D"/>
    <w:rPr>
      <w:rFonts w:asciiTheme="majorHAnsi" w:eastAsiaTheme="majorEastAsia" w:hAnsiTheme="majorHAnsi" w:cstheme="majorBidi"/>
      <w:b/>
      <w:bCs/>
      <w:color w:val="4F81BD" w:themeColor="accent1"/>
    </w:rPr>
  </w:style>
  <w:style w:type="table" w:styleId="TableGrid">
    <w:name w:val="Table Grid"/>
    <w:basedOn w:val="TableNormal"/>
    <w:uiPriority w:val="59"/>
    <w:rsid w:val="00F01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E7AD3"/>
    <w:pPr>
      <w:spacing w:after="0" w:line="240" w:lineRule="auto"/>
    </w:pPr>
    <w:rPr>
      <w:rFonts w:eastAsiaTheme="minorEastAsia"/>
    </w:rPr>
  </w:style>
  <w:style w:type="character" w:customStyle="1" w:styleId="NoSpacingChar">
    <w:name w:val="No Spacing Char"/>
    <w:basedOn w:val="DefaultParagraphFont"/>
    <w:link w:val="NoSpacing"/>
    <w:uiPriority w:val="1"/>
    <w:rsid w:val="003E7AD3"/>
    <w:rPr>
      <w:rFonts w:eastAsiaTheme="minorEastAsia"/>
    </w:rPr>
  </w:style>
  <w:style w:type="paragraph" w:styleId="BalloonText">
    <w:name w:val="Balloon Text"/>
    <w:basedOn w:val="Normal"/>
    <w:link w:val="BalloonTextChar"/>
    <w:uiPriority w:val="99"/>
    <w:semiHidden/>
    <w:unhideWhenUsed/>
    <w:rsid w:val="003E7A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AD3"/>
    <w:rPr>
      <w:rFonts w:ascii="Tahoma" w:hAnsi="Tahoma" w:cs="Tahoma"/>
      <w:sz w:val="16"/>
      <w:szCs w:val="16"/>
    </w:rPr>
  </w:style>
  <w:style w:type="paragraph" w:customStyle="1" w:styleId="Default">
    <w:name w:val="Default"/>
    <w:uiPriority w:val="99"/>
    <w:rsid w:val="003E7AD3"/>
    <w:pPr>
      <w:autoSpaceDE w:val="0"/>
      <w:autoSpaceDN w:val="0"/>
      <w:adjustRightInd w:val="0"/>
      <w:spacing w:after="0" w:line="240" w:lineRule="auto"/>
    </w:pPr>
    <w:rPr>
      <w:rFonts w:ascii="Cambria" w:eastAsiaTheme="minorEastAsia" w:hAnsi="Cambria" w:cs="Cambria"/>
      <w:color w:val="000000"/>
      <w:sz w:val="24"/>
      <w:szCs w:val="24"/>
    </w:rPr>
  </w:style>
  <w:style w:type="paragraph" w:styleId="TOCHeading">
    <w:name w:val="TOC Heading"/>
    <w:basedOn w:val="Heading1"/>
    <w:next w:val="Normal"/>
    <w:uiPriority w:val="39"/>
    <w:unhideWhenUsed/>
    <w:qFormat/>
    <w:rsid w:val="003E7AD3"/>
    <w:pPr>
      <w:outlineLvl w:val="9"/>
    </w:pPr>
    <w:rPr>
      <w:sz w:val="36"/>
      <w:szCs w:val="36"/>
    </w:rPr>
  </w:style>
  <w:style w:type="paragraph" w:styleId="TOC1">
    <w:name w:val="toc 1"/>
    <w:basedOn w:val="Normal"/>
    <w:next w:val="Normal"/>
    <w:autoRedefine/>
    <w:uiPriority w:val="39"/>
    <w:unhideWhenUsed/>
    <w:rsid w:val="003E7AD3"/>
    <w:pPr>
      <w:spacing w:after="100"/>
    </w:pPr>
  </w:style>
  <w:style w:type="paragraph" w:styleId="TOC2">
    <w:name w:val="toc 2"/>
    <w:basedOn w:val="Normal"/>
    <w:next w:val="Normal"/>
    <w:autoRedefine/>
    <w:uiPriority w:val="39"/>
    <w:unhideWhenUsed/>
    <w:rsid w:val="003E7AD3"/>
    <w:pPr>
      <w:spacing w:after="100"/>
      <w:ind w:left="220"/>
    </w:pPr>
  </w:style>
  <w:style w:type="character" w:styleId="Hyperlink">
    <w:name w:val="Hyperlink"/>
    <w:basedOn w:val="DefaultParagraphFont"/>
    <w:uiPriority w:val="99"/>
    <w:unhideWhenUsed/>
    <w:rsid w:val="003E7AD3"/>
    <w:rPr>
      <w:color w:val="0000FF" w:themeColor="hyperlink"/>
      <w:u w:val="single"/>
    </w:rPr>
  </w:style>
  <w:style w:type="paragraph" w:styleId="Header">
    <w:name w:val="header"/>
    <w:basedOn w:val="Normal"/>
    <w:link w:val="HeaderChar"/>
    <w:uiPriority w:val="99"/>
    <w:unhideWhenUsed/>
    <w:rsid w:val="003E7A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AD3"/>
  </w:style>
  <w:style w:type="paragraph" w:styleId="Footer">
    <w:name w:val="footer"/>
    <w:basedOn w:val="Normal"/>
    <w:link w:val="FooterChar"/>
    <w:uiPriority w:val="99"/>
    <w:unhideWhenUsed/>
    <w:rsid w:val="003E7A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AD3"/>
  </w:style>
  <w:style w:type="paragraph" w:styleId="ListParagraph">
    <w:name w:val="List Paragraph"/>
    <w:basedOn w:val="Normal"/>
    <w:uiPriority w:val="34"/>
    <w:qFormat/>
    <w:rsid w:val="002702FD"/>
    <w:pPr>
      <w:ind w:left="720"/>
      <w:contextualSpacing/>
    </w:pPr>
  </w:style>
  <w:style w:type="table" w:styleId="LightGrid-Accent1">
    <w:name w:val="Light Grid Accent 1"/>
    <w:basedOn w:val="TableNormal"/>
    <w:uiPriority w:val="62"/>
    <w:rsid w:val="004A39A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FollowedHyperlink">
    <w:name w:val="FollowedHyperlink"/>
    <w:basedOn w:val="DefaultParagraphFont"/>
    <w:uiPriority w:val="99"/>
    <w:semiHidden/>
    <w:unhideWhenUsed/>
    <w:rsid w:val="004B7658"/>
    <w:rPr>
      <w:color w:val="800080" w:themeColor="followedHyperlink"/>
      <w:u w:val="single"/>
    </w:rPr>
  </w:style>
  <w:style w:type="character" w:styleId="CommentReference">
    <w:name w:val="annotation reference"/>
    <w:basedOn w:val="DefaultParagraphFont"/>
    <w:uiPriority w:val="99"/>
    <w:semiHidden/>
    <w:unhideWhenUsed/>
    <w:rsid w:val="004C0F87"/>
    <w:rPr>
      <w:sz w:val="16"/>
      <w:szCs w:val="16"/>
    </w:rPr>
  </w:style>
  <w:style w:type="paragraph" w:styleId="CommentText">
    <w:name w:val="annotation text"/>
    <w:basedOn w:val="Normal"/>
    <w:link w:val="CommentTextChar"/>
    <w:uiPriority w:val="99"/>
    <w:unhideWhenUsed/>
    <w:rsid w:val="004C0F87"/>
    <w:pPr>
      <w:spacing w:line="240" w:lineRule="auto"/>
    </w:pPr>
    <w:rPr>
      <w:sz w:val="20"/>
      <w:szCs w:val="20"/>
    </w:rPr>
  </w:style>
  <w:style w:type="character" w:customStyle="1" w:styleId="CommentTextChar">
    <w:name w:val="Comment Text Char"/>
    <w:basedOn w:val="DefaultParagraphFont"/>
    <w:link w:val="CommentText"/>
    <w:uiPriority w:val="99"/>
    <w:rsid w:val="004C0F87"/>
    <w:rPr>
      <w:sz w:val="20"/>
      <w:szCs w:val="20"/>
    </w:rPr>
  </w:style>
  <w:style w:type="paragraph" w:styleId="CommentSubject">
    <w:name w:val="annotation subject"/>
    <w:basedOn w:val="CommentText"/>
    <w:next w:val="CommentText"/>
    <w:link w:val="CommentSubjectChar"/>
    <w:uiPriority w:val="99"/>
    <w:semiHidden/>
    <w:unhideWhenUsed/>
    <w:rsid w:val="004C0F87"/>
    <w:rPr>
      <w:b/>
      <w:bCs/>
    </w:rPr>
  </w:style>
  <w:style w:type="character" w:customStyle="1" w:styleId="CommentSubjectChar">
    <w:name w:val="Comment Subject Char"/>
    <w:basedOn w:val="CommentTextChar"/>
    <w:link w:val="CommentSubject"/>
    <w:uiPriority w:val="99"/>
    <w:semiHidden/>
    <w:rsid w:val="004C0F87"/>
    <w:rPr>
      <w:b/>
      <w:bCs/>
      <w:sz w:val="20"/>
      <w:szCs w:val="20"/>
    </w:rPr>
  </w:style>
  <w:style w:type="paragraph" w:styleId="NormalWeb">
    <w:name w:val="Normal (Web)"/>
    <w:basedOn w:val="Normal"/>
    <w:uiPriority w:val="99"/>
    <w:unhideWhenUsed/>
    <w:rsid w:val="00D03798"/>
    <w:pPr>
      <w:spacing w:before="100" w:beforeAutospacing="1" w:after="100" w:afterAutospacing="1" w:line="240" w:lineRule="auto"/>
    </w:pPr>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D03798"/>
    <w:pPr>
      <w:spacing w:after="0" w:line="240" w:lineRule="auto"/>
    </w:pPr>
    <w:rPr>
      <w:rFonts w:ascii="Calibri" w:hAnsi="Calibri" w:cs="Times New Roman"/>
      <w:sz w:val="20"/>
      <w:szCs w:val="20"/>
    </w:rPr>
  </w:style>
  <w:style w:type="character" w:customStyle="1" w:styleId="FootnoteTextChar">
    <w:name w:val="Footnote Text Char"/>
    <w:basedOn w:val="DefaultParagraphFont"/>
    <w:link w:val="FootnoteText"/>
    <w:uiPriority w:val="99"/>
    <w:semiHidden/>
    <w:rsid w:val="00D03798"/>
    <w:rPr>
      <w:rFonts w:ascii="Calibri" w:hAnsi="Calibri" w:cs="Times New Roman"/>
      <w:sz w:val="20"/>
      <w:szCs w:val="20"/>
    </w:rPr>
  </w:style>
  <w:style w:type="character" w:styleId="FootnoteReference">
    <w:name w:val="footnote reference"/>
    <w:basedOn w:val="DefaultParagraphFont"/>
    <w:uiPriority w:val="99"/>
    <w:semiHidden/>
    <w:unhideWhenUsed/>
    <w:rsid w:val="00D03798"/>
    <w:rPr>
      <w:vertAlign w:val="superscript"/>
    </w:rPr>
  </w:style>
  <w:style w:type="paragraph" w:styleId="EndnoteText">
    <w:name w:val="endnote text"/>
    <w:basedOn w:val="Normal"/>
    <w:link w:val="EndnoteTextChar"/>
    <w:uiPriority w:val="99"/>
    <w:semiHidden/>
    <w:unhideWhenUsed/>
    <w:rsid w:val="0028598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85984"/>
    <w:rPr>
      <w:sz w:val="20"/>
      <w:szCs w:val="20"/>
    </w:rPr>
  </w:style>
  <w:style w:type="character" w:styleId="EndnoteReference">
    <w:name w:val="endnote reference"/>
    <w:basedOn w:val="DefaultParagraphFont"/>
    <w:uiPriority w:val="99"/>
    <w:semiHidden/>
    <w:unhideWhenUsed/>
    <w:rsid w:val="00285984"/>
    <w:rPr>
      <w:vertAlign w:val="superscript"/>
    </w:rPr>
  </w:style>
  <w:style w:type="character" w:styleId="UnresolvedMention">
    <w:name w:val="Unresolved Mention"/>
    <w:basedOn w:val="DefaultParagraphFont"/>
    <w:uiPriority w:val="99"/>
    <w:semiHidden/>
    <w:unhideWhenUsed/>
    <w:rsid w:val="00AA2920"/>
    <w:rPr>
      <w:color w:val="605E5C"/>
      <w:shd w:val="clear" w:color="auto" w:fill="E1DFDD"/>
    </w:rPr>
  </w:style>
  <w:style w:type="paragraph" w:styleId="TOC3">
    <w:name w:val="toc 3"/>
    <w:basedOn w:val="Normal"/>
    <w:next w:val="Normal"/>
    <w:autoRedefine/>
    <w:uiPriority w:val="39"/>
    <w:unhideWhenUsed/>
    <w:rsid w:val="00B71B45"/>
    <w:pPr>
      <w:spacing w:after="100" w:line="278" w:lineRule="auto"/>
      <w:ind w:left="480"/>
    </w:pPr>
    <w:rPr>
      <w:rFonts w:eastAsiaTheme="minorEastAsia"/>
      <w:kern w:val="2"/>
      <w:sz w:val="24"/>
      <w:szCs w:val="24"/>
      <w14:ligatures w14:val="standardContextual"/>
    </w:rPr>
  </w:style>
  <w:style w:type="paragraph" w:styleId="TOC4">
    <w:name w:val="toc 4"/>
    <w:basedOn w:val="Normal"/>
    <w:next w:val="Normal"/>
    <w:autoRedefine/>
    <w:uiPriority w:val="39"/>
    <w:unhideWhenUsed/>
    <w:rsid w:val="00B71B45"/>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B71B45"/>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B71B45"/>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B71B45"/>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B71B45"/>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B71B45"/>
    <w:pPr>
      <w:spacing w:after="100" w:line="278" w:lineRule="auto"/>
      <w:ind w:left="1920"/>
    </w:pPr>
    <w:rPr>
      <w:rFonts w:eastAsiaTheme="minorEastAsia"/>
      <w:kern w:val="2"/>
      <w:sz w:val="24"/>
      <w:szCs w:val="24"/>
      <w14:ligatures w14:val="standardContextual"/>
    </w:rPr>
  </w:style>
  <w:style w:type="paragraph" w:styleId="Revision">
    <w:name w:val="Revision"/>
    <w:hidden/>
    <w:uiPriority w:val="99"/>
    <w:semiHidden/>
    <w:rsid w:val="006E03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013">
      <w:bodyDiv w:val="1"/>
      <w:marLeft w:val="0"/>
      <w:marRight w:val="0"/>
      <w:marTop w:val="0"/>
      <w:marBottom w:val="0"/>
      <w:divBdr>
        <w:top w:val="none" w:sz="0" w:space="0" w:color="auto"/>
        <w:left w:val="none" w:sz="0" w:space="0" w:color="auto"/>
        <w:bottom w:val="none" w:sz="0" w:space="0" w:color="auto"/>
        <w:right w:val="none" w:sz="0" w:space="0" w:color="auto"/>
      </w:divBdr>
    </w:div>
    <w:div w:id="34891549">
      <w:bodyDiv w:val="1"/>
      <w:marLeft w:val="0"/>
      <w:marRight w:val="0"/>
      <w:marTop w:val="0"/>
      <w:marBottom w:val="0"/>
      <w:divBdr>
        <w:top w:val="none" w:sz="0" w:space="0" w:color="auto"/>
        <w:left w:val="none" w:sz="0" w:space="0" w:color="auto"/>
        <w:bottom w:val="none" w:sz="0" w:space="0" w:color="auto"/>
        <w:right w:val="none" w:sz="0" w:space="0" w:color="auto"/>
      </w:divBdr>
    </w:div>
    <w:div w:id="50270448">
      <w:bodyDiv w:val="1"/>
      <w:marLeft w:val="0"/>
      <w:marRight w:val="0"/>
      <w:marTop w:val="0"/>
      <w:marBottom w:val="0"/>
      <w:divBdr>
        <w:top w:val="none" w:sz="0" w:space="0" w:color="auto"/>
        <w:left w:val="none" w:sz="0" w:space="0" w:color="auto"/>
        <w:bottom w:val="none" w:sz="0" w:space="0" w:color="auto"/>
        <w:right w:val="none" w:sz="0" w:space="0" w:color="auto"/>
      </w:divBdr>
    </w:div>
    <w:div w:id="91050957">
      <w:bodyDiv w:val="1"/>
      <w:marLeft w:val="0"/>
      <w:marRight w:val="0"/>
      <w:marTop w:val="0"/>
      <w:marBottom w:val="0"/>
      <w:divBdr>
        <w:top w:val="none" w:sz="0" w:space="0" w:color="auto"/>
        <w:left w:val="none" w:sz="0" w:space="0" w:color="auto"/>
        <w:bottom w:val="none" w:sz="0" w:space="0" w:color="auto"/>
        <w:right w:val="none" w:sz="0" w:space="0" w:color="auto"/>
      </w:divBdr>
    </w:div>
    <w:div w:id="91511440">
      <w:bodyDiv w:val="1"/>
      <w:marLeft w:val="0"/>
      <w:marRight w:val="0"/>
      <w:marTop w:val="0"/>
      <w:marBottom w:val="0"/>
      <w:divBdr>
        <w:top w:val="none" w:sz="0" w:space="0" w:color="auto"/>
        <w:left w:val="none" w:sz="0" w:space="0" w:color="auto"/>
        <w:bottom w:val="none" w:sz="0" w:space="0" w:color="auto"/>
        <w:right w:val="none" w:sz="0" w:space="0" w:color="auto"/>
      </w:divBdr>
      <w:divsChild>
        <w:div w:id="545262296">
          <w:marLeft w:val="0"/>
          <w:marRight w:val="0"/>
          <w:marTop w:val="0"/>
          <w:marBottom w:val="0"/>
          <w:divBdr>
            <w:top w:val="none" w:sz="0" w:space="0" w:color="auto"/>
            <w:left w:val="none" w:sz="0" w:space="0" w:color="auto"/>
            <w:bottom w:val="none" w:sz="0" w:space="0" w:color="auto"/>
            <w:right w:val="none" w:sz="0" w:space="0" w:color="auto"/>
          </w:divBdr>
          <w:divsChild>
            <w:div w:id="1083449167">
              <w:marLeft w:val="0"/>
              <w:marRight w:val="0"/>
              <w:marTop w:val="0"/>
              <w:marBottom w:val="0"/>
              <w:divBdr>
                <w:top w:val="none" w:sz="0" w:space="0" w:color="auto"/>
                <w:left w:val="none" w:sz="0" w:space="0" w:color="auto"/>
                <w:bottom w:val="none" w:sz="0" w:space="0" w:color="auto"/>
                <w:right w:val="none" w:sz="0" w:space="0" w:color="auto"/>
              </w:divBdr>
              <w:divsChild>
                <w:div w:id="11614387">
                  <w:marLeft w:val="0"/>
                  <w:marRight w:val="0"/>
                  <w:marTop w:val="0"/>
                  <w:marBottom w:val="0"/>
                  <w:divBdr>
                    <w:top w:val="none" w:sz="0" w:space="0" w:color="auto"/>
                    <w:left w:val="none" w:sz="0" w:space="0" w:color="auto"/>
                    <w:bottom w:val="none" w:sz="0" w:space="0" w:color="auto"/>
                    <w:right w:val="none" w:sz="0" w:space="0" w:color="auto"/>
                  </w:divBdr>
                  <w:divsChild>
                    <w:div w:id="1068724929">
                      <w:marLeft w:val="0"/>
                      <w:marRight w:val="0"/>
                      <w:marTop w:val="0"/>
                      <w:marBottom w:val="0"/>
                      <w:divBdr>
                        <w:top w:val="none" w:sz="0" w:space="0" w:color="auto"/>
                        <w:left w:val="none" w:sz="0" w:space="0" w:color="auto"/>
                        <w:bottom w:val="none" w:sz="0" w:space="0" w:color="auto"/>
                        <w:right w:val="none" w:sz="0" w:space="0" w:color="auto"/>
                      </w:divBdr>
                      <w:divsChild>
                        <w:div w:id="541215541">
                          <w:marLeft w:val="0"/>
                          <w:marRight w:val="0"/>
                          <w:marTop w:val="0"/>
                          <w:marBottom w:val="0"/>
                          <w:divBdr>
                            <w:top w:val="none" w:sz="0" w:space="0" w:color="auto"/>
                            <w:left w:val="none" w:sz="0" w:space="0" w:color="auto"/>
                            <w:bottom w:val="none" w:sz="0" w:space="0" w:color="auto"/>
                            <w:right w:val="none" w:sz="0" w:space="0" w:color="auto"/>
                          </w:divBdr>
                          <w:divsChild>
                            <w:div w:id="1619070557">
                              <w:marLeft w:val="0"/>
                              <w:marRight w:val="0"/>
                              <w:marTop w:val="0"/>
                              <w:marBottom w:val="0"/>
                              <w:divBdr>
                                <w:top w:val="none" w:sz="0" w:space="0" w:color="auto"/>
                                <w:left w:val="none" w:sz="0" w:space="0" w:color="auto"/>
                                <w:bottom w:val="none" w:sz="0" w:space="0" w:color="auto"/>
                                <w:right w:val="none" w:sz="0" w:space="0" w:color="auto"/>
                              </w:divBdr>
                              <w:divsChild>
                                <w:div w:id="121893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48007">
      <w:bodyDiv w:val="1"/>
      <w:marLeft w:val="0"/>
      <w:marRight w:val="0"/>
      <w:marTop w:val="0"/>
      <w:marBottom w:val="0"/>
      <w:divBdr>
        <w:top w:val="none" w:sz="0" w:space="0" w:color="auto"/>
        <w:left w:val="none" w:sz="0" w:space="0" w:color="auto"/>
        <w:bottom w:val="none" w:sz="0" w:space="0" w:color="auto"/>
        <w:right w:val="none" w:sz="0" w:space="0" w:color="auto"/>
      </w:divBdr>
    </w:div>
    <w:div w:id="123273785">
      <w:bodyDiv w:val="1"/>
      <w:marLeft w:val="0"/>
      <w:marRight w:val="0"/>
      <w:marTop w:val="0"/>
      <w:marBottom w:val="0"/>
      <w:divBdr>
        <w:top w:val="none" w:sz="0" w:space="0" w:color="auto"/>
        <w:left w:val="none" w:sz="0" w:space="0" w:color="auto"/>
        <w:bottom w:val="none" w:sz="0" w:space="0" w:color="auto"/>
        <w:right w:val="none" w:sz="0" w:space="0" w:color="auto"/>
      </w:divBdr>
    </w:div>
    <w:div w:id="157578737">
      <w:bodyDiv w:val="1"/>
      <w:marLeft w:val="0"/>
      <w:marRight w:val="0"/>
      <w:marTop w:val="0"/>
      <w:marBottom w:val="0"/>
      <w:divBdr>
        <w:top w:val="none" w:sz="0" w:space="0" w:color="auto"/>
        <w:left w:val="none" w:sz="0" w:space="0" w:color="auto"/>
        <w:bottom w:val="none" w:sz="0" w:space="0" w:color="auto"/>
        <w:right w:val="none" w:sz="0" w:space="0" w:color="auto"/>
      </w:divBdr>
    </w:div>
    <w:div w:id="161118154">
      <w:bodyDiv w:val="1"/>
      <w:marLeft w:val="0"/>
      <w:marRight w:val="0"/>
      <w:marTop w:val="0"/>
      <w:marBottom w:val="0"/>
      <w:divBdr>
        <w:top w:val="none" w:sz="0" w:space="0" w:color="auto"/>
        <w:left w:val="none" w:sz="0" w:space="0" w:color="auto"/>
        <w:bottom w:val="none" w:sz="0" w:space="0" w:color="auto"/>
        <w:right w:val="none" w:sz="0" w:space="0" w:color="auto"/>
      </w:divBdr>
    </w:div>
    <w:div w:id="228469718">
      <w:bodyDiv w:val="1"/>
      <w:marLeft w:val="0"/>
      <w:marRight w:val="0"/>
      <w:marTop w:val="0"/>
      <w:marBottom w:val="0"/>
      <w:divBdr>
        <w:top w:val="none" w:sz="0" w:space="0" w:color="auto"/>
        <w:left w:val="none" w:sz="0" w:space="0" w:color="auto"/>
        <w:bottom w:val="none" w:sz="0" w:space="0" w:color="auto"/>
        <w:right w:val="none" w:sz="0" w:space="0" w:color="auto"/>
      </w:divBdr>
    </w:div>
    <w:div w:id="236865269">
      <w:bodyDiv w:val="1"/>
      <w:marLeft w:val="0"/>
      <w:marRight w:val="0"/>
      <w:marTop w:val="0"/>
      <w:marBottom w:val="0"/>
      <w:divBdr>
        <w:top w:val="none" w:sz="0" w:space="0" w:color="auto"/>
        <w:left w:val="none" w:sz="0" w:space="0" w:color="auto"/>
        <w:bottom w:val="none" w:sz="0" w:space="0" w:color="auto"/>
        <w:right w:val="none" w:sz="0" w:space="0" w:color="auto"/>
      </w:divBdr>
    </w:div>
    <w:div w:id="239873336">
      <w:bodyDiv w:val="1"/>
      <w:marLeft w:val="0"/>
      <w:marRight w:val="0"/>
      <w:marTop w:val="0"/>
      <w:marBottom w:val="0"/>
      <w:divBdr>
        <w:top w:val="none" w:sz="0" w:space="0" w:color="auto"/>
        <w:left w:val="none" w:sz="0" w:space="0" w:color="auto"/>
        <w:bottom w:val="none" w:sz="0" w:space="0" w:color="auto"/>
        <w:right w:val="none" w:sz="0" w:space="0" w:color="auto"/>
      </w:divBdr>
    </w:div>
    <w:div w:id="243882729">
      <w:bodyDiv w:val="1"/>
      <w:marLeft w:val="0"/>
      <w:marRight w:val="0"/>
      <w:marTop w:val="0"/>
      <w:marBottom w:val="0"/>
      <w:divBdr>
        <w:top w:val="none" w:sz="0" w:space="0" w:color="auto"/>
        <w:left w:val="none" w:sz="0" w:space="0" w:color="auto"/>
        <w:bottom w:val="none" w:sz="0" w:space="0" w:color="auto"/>
        <w:right w:val="none" w:sz="0" w:space="0" w:color="auto"/>
      </w:divBdr>
    </w:div>
    <w:div w:id="338430110">
      <w:bodyDiv w:val="1"/>
      <w:marLeft w:val="0"/>
      <w:marRight w:val="0"/>
      <w:marTop w:val="0"/>
      <w:marBottom w:val="0"/>
      <w:divBdr>
        <w:top w:val="none" w:sz="0" w:space="0" w:color="auto"/>
        <w:left w:val="none" w:sz="0" w:space="0" w:color="auto"/>
        <w:bottom w:val="none" w:sz="0" w:space="0" w:color="auto"/>
        <w:right w:val="none" w:sz="0" w:space="0" w:color="auto"/>
      </w:divBdr>
    </w:div>
    <w:div w:id="369382837">
      <w:bodyDiv w:val="1"/>
      <w:marLeft w:val="0"/>
      <w:marRight w:val="0"/>
      <w:marTop w:val="0"/>
      <w:marBottom w:val="0"/>
      <w:divBdr>
        <w:top w:val="none" w:sz="0" w:space="0" w:color="auto"/>
        <w:left w:val="none" w:sz="0" w:space="0" w:color="auto"/>
        <w:bottom w:val="none" w:sz="0" w:space="0" w:color="auto"/>
        <w:right w:val="none" w:sz="0" w:space="0" w:color="auto"/>
      </w:divBdr>
    </w:div>
    <w:div w:id="383067095">
      <w:bodyDiv w:val="1"/>
      <w:marLeft w:val="0"/>
      <w:marRight w:val="0"/>
      <w:marTop w:val="0"/>
      <w:marBottom w:val="0"/>
      <w:divBdr>
        <w:top w:val="none" w:sz="0" w:space="0" w:color="auto"/>
        <w:left w:val="none" w:sz="0" w:space="0" w:color="auto"/>
        <w:bottom w:val="none" w:sz="0" w:space="0" w:color="auto"/>
        <w:right w:val="none" w:sz="0" w:space="0" w:color="auto"/>
      </w:divBdr>
    </w:div>
    <w:div w:id="397825024">
      <w:bodyDiv w:val="1"/>
      <w:marLeft w:val="0"/>
      <w:marRight w:val="0"/>
      <w:marTop w:val="0"/>
      <w:marBottom w:val="0"/>
      <w:divBdr>
        <w:top w:val="none" w:sz="0" w:space="0" w:color="auto"/>
        <w:left w:val="none" w:sz="0" w:space="0" w:color="auto"/>
        <w:bottom w:val="none" w:sz="0" w:space="0" w:color="auto"/>
        <w:right w:val="none" w:sz="0" w:space="0" w:color="auto"/>
      </w:divBdr>
    </w:div>
    <w:div w:id="483812032">
      <w:bodyDiv w:val="1"/>
      <w:marLeft w:val="0"/>
      <w:marRight w:val="0"/>
      <w:marTop w:val="0"/>
      <w:marBottom w:val="0"/>
      <w:divBdr>
        <w:top w:val="none" w:sz="0" w:space="0" w:color="auto"/>
        <w:left w:val="none" w:sz="0" w:space="0" w:color="auto"/>
        <w:bottom w:val="none" w:sz="0" w:space="0" w:color="auto"/>
        <w:right w:val="none" w:sz="0" w:space="0" w:color="auto"/>
      </w:divBdr>
      <w:divsChild>
        <w:div w:id="728848474">
          <w:marLeft w:val="0"/>
          <w:marRight w:val="0"/>
          <w:marTop w:val="0"/>
          <w:marBottom w:val="0"/>
          <w:divBdr>
            <w:top w:val="none" w:sz="0" w:space="0" w:color="auto"/>
            <w:left w:val="none" w:sz="0" w:space="0" w:color="auto"/>
            <w:bottom w:val="none" w:sz="0" w:space="0" w:color="auto"/>
            <w:right w:val="none" w:sz="0" w:space="0" w:color="auto"/>
          </w:divBdr>
          <w:divsChild>
            <w:div w:id="311957133">
              <w:marLeft w:val="0"/>
              <w:marRight w:val="0"/>
              <w:marTop w:val="0"/>
              <w:marBottom w:val="0"/>
              <w:divBdr>
                <w:top w:val="none" w:sz="0" w:space="0" w:color="auto"/>
                <w:left w:val="none" w:sz="0" w:space="0" w:color="auto"/>
                <w:bottom w:val="none" w:sz="0" w:space="0" w:color="auto"/>
                <w:right w:val="none" w:sz="0" w:space="0" w:color="auto"/>
              </w:divBdr>
              <w:divsChild>
                <w:div w:id="625084891">
                  <w:marLeft w:val="0"/>
                  <w:marRight w:val="0"/>
                  <w:marTop w:val="0"/>
                  <w:marBottom w:val="0"/>
                  <w:divBdr>
                    <w:top w:val="none" w:sz="0" w:space="0" w:color="auto"/>
                    <w:left w:val="none" w:sz="0" w:space="0" w:color="auto"/>
                    <w:bottom w:val="none" w:sz="0" w:space="0" w:color="auto"/>
                    <w:right w:val="none" w:sz="0" w:space="0" w:color="auto"/>
                  </w:divBdr>
                  <w:divsChild>
                    <w:div w:id="180415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232702">
      <w:bodyDiv w:val="1"/>
      <w:marLeft w:val="0"/>
      <w:marRight w:val="0"/>
      <w:marTop w:val="0"/>
      <w:marBottom w:val="0"/>
      <w:divBdr>
        <w:top w:val="none" w:sz="0" w:space="0" w:color="auto"/>
        <w:left w:val="none" w:sz="0" w:space="0" w:color="auto"/>
        <w:bottom w:val="none" w:sz="0" w:space="0" w:color="auto"/>
        <w:right w:val="none" w:sz="0" w:space="0" w:color="auto"/>
      </w:divBdr>
    </w:div>
    <w:div w:id="677150071">
      <w:bodyDiv w:val="1"/>
      <w:marLeft w:val="0"/>
      <w:marRight w:val="0"/>
      <w:marTop w:val="0"/>
      <w:marBottom w:val="0"/>
      <w:divBdr>
        <w:top w:val="none" w:sz="0" w:space="0" w:color="auto"/>
        <w:left w:val="none" w:sz="0" w:space="0" w:color="auto"/>
        <w:bottom w:val="none" w:sz="0" w:space="0" w:color="auto"/>
        <w:right w:val="none" w:sz="0" w:space="0" w:color="auto"/>
      </w:divBdr>
    </w:div>
    <w:div w:id="694162156">
      <w:bodyDiv w:val="1"/>
      <w:marLeft w:val="0"/>
      <w:marRight w:val="0"/>
      <w:marTop w:val="0"/>
      <w:marBottom w:val="0"/>
      <w:divBdr>
        <w:top w:val="none" w:sz="0" w:space="0" w:color="auto"/>
        <w:left w:val="none" w:sz="0" w:space="0" w:color="auto"/>
        <w:bottom w:val="none" w:sz="0" w:space="0" w:color="auto"/>
        <w:right w:val="none" w:sz="0" w:space="0" w:color="auto"/>
      </w:divBdr>
    </w:div>
    <w:div w:id="694422947">
      <w:bodyDiv w:val="1"/>
      <w:marLeft w:val="0"/>
      <w:marRight w:val="0"/>
      <w:marTop w:val="0"/>
      <w:marBottom w:val="0"/>
      <w:divBdr>
        <w:top w:val="none" w:sz="0" w:space="0" w:color="auto"/>
        <w:left w:val="none" w:sz="0" w:space="0" w:color="auto"/>
        <w:bottom w:val="none" w:sz="0" w:space="0" w:color="auto"/>
        <w:right w:val="none" w:sz="0" w:space="0" w:color="auto"/>
      </w:divBdr>
    </w:div>
    <w:div w:id="733086605">
      <w:bodyDiv w:val="1"/>
      <w:marLeft w:val="0"/>
      <w:marRight w:val="0"/>
      <w:marTop w:val="0"/>
      <w:marBottom w:val="0"/>
      <w:divBdr>
        <w:top w:val="none" w:sz="0" w:space="0" w:color="auto"/>
        <w:left w:val="none" w:sz="0" w:space="0" w:color="auto"/>
        <w:bottom w:val="none" w:sz="0" w:space="0" w:color="auto"/>
        <w:right w:val="none" w:sz="0" w:space="0" w:color="auto"/>
      </w:divBdr>
    </w:div>
    <w:div w:id="762535143">
      <w:bodyDiv w:val="1"/>
      <w:marLeft w:val="0"/>
      <w:marRight w:val="0"/>
      <w:marTop w:val="0"/>
      <w:marBottom w:val="0"/>
      <w:divBdr>
        <w:top w:val="none" w:sz="0" w:space="0" w:color="auto"/>
        <w:left w:val="none" w:sz="0" w:space="0" w:color="auto"/>
        <w:bottom w:val="none" w:sz="0" w:space="0" w:color="auto"/>
        <w:right w:val="none" w:sz="0" w:space="0" w:color="auto"/>
      </w:divBdr>
    </w:div>
    <w:div w:id="827553527">
      <w:bodyDiv w:val="1"/>
      <w:marLeft w:val="0"/>
      <w:marRight w:val="0"/>
      <w:marTop w:val="0"/>
      <w:marBottom w:val="0"/>
      <w:divBdr>
        <w:top w:val="none" w:sz="0" w:space="0" w:color="auto"/>
        <w:left w:val="none" w:sz="0" w:space="0" w:color="auto"/>
        <w:bottom w:val="none" w:sz="0" w:space="0" w:color="auto"/>
        <w:right w:val="none" w:sz="0" w:space="0" w:color="auto"/>
      </w:divBdr>
    </w:div>
    <w:div w:id="836311038">
      <w:bodyDiv w:val="1"/>
      <w:marLeft w:val="0"/>
      <w:marRight w:val="0"/>
      <w:marTop w:val="0"/>
      <w:marBottom w:val="0"/>
      <w:divBdr>
        <w:top w:val="none" w:sz="0" w:space="0" w:color="auto"/>
        <w:left w:val="none" w:sz="0" w:space="0" w:color="auto"/>
        <w:bottom w:val="none" w:sz="0" w:space="0" w:color="auto"/>
        <w:right w:val="none" w:sz="0" w:space="0" w:color="auto"/>
      </w:divBdr>
    </w:div>
    <w:div w:id="858467463">
      <w:bodyDiv w:val="1"/>
      <w:marLeft w:val="0"/>
      <w:marRight w:val="0"/>
      <w:marTop w:val="0"/>
      <w:marBottom w:val="0"/>
      <w:divBdr>
        <w:top w:val="none" w:sz="0" w:space="0" w:color="auto"/>
        <w:left w:val="none" w:sz="0" w:space="0" w:color="auto"/>
        <w:bottom w:val="none" w:sz="0" w:space="0" w:color="auto"/>
        <w:right w:val="none" w:sz="0" w:space="0" w:color="auto"/>
      </w:divBdr>
    </w:div>
    <w:div w:id="890920695">
      <w:bodyDiv w:val="1"/>
      <w:marLeft w:val="0"/>
      <w:marRight w:val="0"/>
      <w:marTop w:val="0"/>
      <w:marBottom w:val="0"/>
      <w:divBdr>
        <w:top w:val="none" w:sz="0" w:space="0" w:color="auto"/>
        <w:left w:val="none" w:sz="0" w:space="0" w:color="auto"/>
        <w:bottom w:val="none" w:sz="0" w:space="0" w:color="auto"/>
        <w:right w:val="none" w:sz="0" w:space="0" w:color="auto"/>
      </w:divBdr>
    </w:div>
    <w:div w:id="919682992">
      <w:bodyDiv w:val="1"/>
      <w:marLeft w:val="0"/>
      <w:marRight w:val="0"/>
      <w:marTop w:val="0"/>
      <w:marBottom w:val="0"/>
      <w:divBdr>
        <w:top w:val="none" w:sz="0" w:space="0" w:color="auto"/>
        <w:left w:val="none" w:sz="0" w:space="0" w:color="auto"/>
        <w:bottom w:val="none" w:sz="0" w:space="0" w:color="auto"/>
        <w:right w:val="none" w:sz="0" w:space="0" w:color="auto"/>
      </w:divBdr>
    </w:div>
    <w:div w:id="958561329">
      <w:bodyDiv w:val="1"/>
      <w:marLeft w:val="0"/>
      <w:marRight w:val="0"/>
      <w:marTop w:val="0"/>
      <w:marBottom w:val="0"/>
      <w:divBdr>
        <w:top w:val="none" w:sz="0" w:space="0" w:color="auto"/>
        <w:left w:val="none" w:sz="0" w:space="0" w:color="auto"/>
        <w:bottom w:val="none" w:sz="0" w:space="0" w:color="auto"/>
        <w:right w:val="none" w:sz="0" w:space="0" w:color="auto"/>
      </w:divBdr>
    </w:div>
    <w:div w:id="962419249">
      <w:bodyDiv w:val="1"/>
      <w:marLeft w:val="0"/>
      <w:marRight w:val="0"/>
      <w:marTop w:val="0"/>
      <w:marBottom w:val="0"/>
      <w:divBdr>
        <w:top w:val="none" w:sz="0" w:space="0" w:color="auto"/>
        <w:left w:val="none" w:sz="0" w:space="0" w:color="auto"/>
        <w:bottom w:val="none" w:sz="0" w:space="0" w:color="auto"/>
        <w:right w:val="none" w:sz="0" w:space="0" w:color="auto"/>
      </w:divBdr>
    </w:div>
    <w:div w:id="965043000">
      <w:bodyDiv w:val="1"/>
      <w:marLeft w:val="0"/>
      <w:marRight w:val="0"/>
      <w:marTop w:val="0"/>
      <w:marBottom w:val="0"/>
      <w:divBdr>
        <w:top w:val="none" w:sz="0" w:space="0" w:color="auto"/>
        <w:left w:val="none" w:sz="0" w:space="0" w:color="auto"/>
        <w:bottom w:val="none" w:sz="0" w:space="0" w:color="auto"/>
        <w:right w:val="none" w:sz="0" w:space="0" w:color="auto"/>
      </w:divBdr>
    </w:div>
    <w:div w:id="1043094674">
      <w:bodyDiv w:val="1"/>
      <w:marLeft w:val="0"/>
      <w:marRight w:val="0"/>
      <w:marTop w:val="0"/>
      <w:marBottom w:val="0"/>
      <w:divBdr>
        <w:top w:val="none" w:sz="0" w:space="0" w:color="auto"/>
        <w:left w:val="none" w:sz="0" w:space="0" w:color="auto"/>
        <w:bottom w:val="none" w:sz="0" w:space="0" w:color="auto"/>
        <w:right w:val="none" w:sz="0" w:space="0" w:color="auto"/>
      </w:divBdr>
    </w:div>
    <w:div w:id="1105345363">
      <w:bodyDiv w:val="1"/>
      <w:marLeft w:val="0"/>
      <w:marRight w:val="0"/>
      <w:marTop w:val="0"/>
      <w:marBottom w:val="0"/>
      <w:divBdr>
        <w:top w:val="none" w:sz="0" w:space="0" w:color="auto"/>
        <w:left w:val="none" w:sz="0" w:space="0" w:color="auto"/>
        <w:bottom w:val="none" w:sz="0" w:space="0" w:color="auto"/>
        <w:right w:val="none" w:sz="0" w:space="0" w:color="auto"/>
      </w:divBdr>
    </w:div>
    <w:div w:id="1109543603">
      <w:bodyDiv w:val="1"/>
      <w:marLeft w:val="0"/>
      <w:marRight w:val="0"/>
      <w:marTop w:val="0"/>
      <w:marBottom w:val="0"/>
      <w:divBdr>
        <w:top w:val="none" w:sz="0" w:space="0" w:color="auto"/>
        <w:left w:val="none" w:sz="0" w:space="0" w:color="auto"/>
        <w:bottom w:val="none" w:sz="0" w:space="0" w:color="auto"/>
        <w:right w:val="none" w:sz="0" w:space="0" w:color="auto"/>
      </w:divBdr>
    </w:div>
    <w:div w:id="1166743076">
      <w:bodyDiv w:val="1"/>
      <w:marLeft w:val="0"/>
      <w:marRight w:val="0"/>
      <w:marTop w:val="0"/>
      <w:marBottom w:val="0"/>
      <w:divBdr>
        <w:top w:val="none" w:sz="0" w:space="0" w:color="auto"/>
        <w:left w:val="none" w:sz="0" w:space="0" w:color="auto"/>
        <w:bottom w:val="none" w:sz="0" w:space="0" w:color="auto"/>
        <w:right w:val="none" w:sz="0" w:space="0" w:color="auto"/>
      </w:divBdr>
    </w:div>
    <w:div w:id="1195726866">
      <w:bodyDiv w:val="1"/>
      <w:marLeft w:val="0"/>
      <w:marRight w:val="0"/>
      <w:marTop w:val="0"/>
      <w:marBottom w:val="0"/>
      <w:divBdr>
        <w:top w:val="none" w:sz="0" w:space="0" w:color="auto"/>
        <w:left w:val="none" w:sz="0" w:space="0" w:color="auto"/>
        <w:bottom w:val="none" w:sz="0" w:space="0" w:color="auto"/>
        <w:right w:val="none" w:sz="0" w:space="0" w:color="auto"/>
      </w:divBdr>
    </w:div>
    <w:div w:id="1216700991">
      <w:bodyDiv w:val="1"/>
      <w:marLeft w:val="0"/>
      <w:marRight w:val="0"/>
      <w:marTop w:val="0"/>
      <w:marBottom w:val="0"/>
      <w:divBdr>
        <w:top w:val="none" w:sz="0" w:space="0" w:color="auto"/>
        <w:left w:val="none" w:sz="0" w:space="0" w:color="auto"/>
        <w:bottom w:val="none" w:sz="0" w:space="0" w:color="auto"/>
        <w:right w:val="none" w:sz="0" w:space="0" w:color="auto"/>
      </w:divBdr>
    </w:div>
    <w:div w:id="1252592407">
      <w:bodyDiv w:val="1"/>
      <w:marLeft w:val="0"/>
      <w:marRight w:val="0"/>
      <w:marTop w:val="0"/>
      <w:marBottom w:val="0"/>
      <w:divBdr>
        <w:top w:val="none" w:sz="0" w:space="0" w:color="auto"/>
        <w:left w:val="none" w:sz="0" w:space="0" w:color="auto"/>
        <w:bottom w:val="none" w:sz="0" w:space="0" w:color="auto"/>
        <w:right w:val="none" w:sz="0" w:space="0" w:color="auto"/>
      </w:divBdr>
    </w:div>
    <w:div w:id="1298536350">
      <w:bodyDiv w:val="1"/>
      <w:marLeft w:val="0"/>
      <w:marRight w:val="0"/>
      <w:marTop w:val="0"/>
      <w:marBottom w:val="0"/>
      <w:divBdr>
        <w:top w:val="none" w:sz="0" w:space="0" w:color="auto"/>
        <w:left w:val="none" w:sz="0" w:space="0" w:color="auto"/>
        <w:bottom w:val="none" w:sz="0" w:space="0" w:color="auto"/>
        <w:right w:val="none" w:sz="0" w:space="0" w:color="auto"/>
      </w:divBdr>
    </w:div>
    <w:div w:id="1338077642">
      <w:bodyDiv w:val="1"/>
      <w:marLeft w:val="0"/>
      <w:marRight w:val="0"/>
      <w:marTop w:val="0"/>
      <w:marBottom w:val="0"/>
      <w:divBdr>
        <w:top w:val="none" w:sz="0" w:space="0" w:color="auto"/>
        <w:left w:val="none" w:sz="0" w:space="0" w:color="auto"/>
        <w:bottom w:val="none" w:sz="0" w:space="0" w:color="auto"/>
        <w:right w:val="none" w:sz="0" w:space="0" w:color="auto"/>
      </w:divBdr>
    </w:div>
    <w:div w:id="1356077623">
      <w:bodyDiv w:val="1"/>
      <w:marLeft w:val="0"/>
      <w:marRight w:val="0"/>
      <w:marTop w:val="0"/>
      <w:marBottom w:val="0"/>
      <w:divBdr>
        <w:top w:val="none" w:sz="0" w:space="0" w:color="auto"/>
        <w:left w:val="none" w:sz="0" w:space="0" w:color="auto"/>
        <w:bottom w:val="none" w:sz="0" w:space="0" w:color="auto"/>
        <w:right w:val="none" w:sz="0" w:space="0" w:color="auto"/>
      </w:divBdr>
    </w:div>
    <w:div w:id="1356733603">
      <w:bodyDiv w:val="1"/>
      <w:marLeft w:val="0"/>
      <w:marRight w:val="0"/>
      <w:marTop w:val="0"/>
      <w:marBottom w:val="0"/>
      <w:divBdr>
        <w:top w:val="none" w:sz="0" w:space="0" w:color="auto"/>
        <w:left w:val="none" w:sz="0" w:space="0" w:color="auto"/>
        <w:bottom w:val="none" w:sz="0" w:space="0" w:color="auto"/>
        <w:right w:val="none" w:sz="0" w:space="0" w:color="auto"/>
      </w:divBdr>
    </w:div>
    <w:div w:id="1373193448">
      <w:bodyDiv w:val="1"/>
      <w:marLeft w:val="0"/>
      <w:marRight w:val="0"/>
      <w:marTop w:val="0"/>
      <w:marBottom w:val="0"/>
      <w:divBdr>
        <w:top w:val="none" w:sz="0" w:space="0" w:color="auto"/>
        <w:left w:val="none" w:sz="0" w:space="0" w:color="auto"/>
        <w:bottom w:val="none" w:sz="0" w:space="0" w:color="auto"/>
        <w:right w:val="none" w:sz="0" w:space="0" w:color="auto"/>
      </w:divBdr>
    </w:div>
    <w:div w:id="1522283439">
      <w:bodyDiv w:val="1"/>
      <w:marLeft w:val="0"/>
      <w:marRight w:val="0"/>
      <w:marTop w:val="0"/>
      <w:marBottom w:val="0"/>
      <w:divBdr>
        <w:top w:val="none" w:sz="0" w:space="0" w:color="auto"/>
        <w:left w:val="none" w:sz="0" w:space="0" w:color="auto"/>
        <w:bottom w:val="none" w:sz="0" w:space="0" w:color="auto"/>
        <w:right w:val="none" w:sz="0" w:space="0" w:color="auto"/>
      </w:divBdr>
    </w:div>
    <w:div w:id="1568757612">
      <w:bodyDiv w:val="1"/>
      <w:marLeft w:val="0"/>
      <w:marRight w:val="0"/>
      <w:marTop w:val="0"/>
      <w:marBottom w:val="0"/>
      <w:divBdr>
        <w:top w:val="none" w:sz="0" w:space="0" w:color="auto"/>
        <w:left w:val="none" w:sz="0" w:space="0" w:color="auto"/>
        <w:bottom w:val="none" w:sz="0" w:space="0" w:color="auto"/>
        <w:right w:val="none" w:sz="0" w:space="0" w:color="auto"/>
      </w:divBdr>
    </w:div>
    <w:div w:id="1598564875">
      <w:bodyDiv w:val="1"/>
      <w:marLeft w:val="0"/>
      <w:marRight w:val="0"/>
      <w:marTop w:val="0"/>
      <w:marBottom w:val="0"/>
      <w:divBdr>
        <w:top w:val="none" w:sz="0" w:space="0" w:color="auto"/>
        <w:left w:val="none" w:sz="0" w:space="0" w:color="auto"/>
        <w:bottom w:val="none" w:sz="0" w:space="0" w:color="auto"/>
        <w:right w:val="none" w:sz="0" w:space="0" w:color="auto"/>
      </w:divBdr>
    </w:div>
    <w:div w:id="1614050798">
      <w:bodyDiv w:val="1"/>
      <w:marLeft w:val="0"/>
      <w:marRight w:val="0"/>
      <w:marTop w:val="0"/>
      <w:marBottom w:val="0"/>
      <w:divBdr>
        <w:top w:val="none" w:sz="0" w:space="0" w:color="auto"/>
        <w:left w:val="none" w:sz="0" w:space="0" w:color="auto"/>
        <w:bottom w:val="none" w:sz="0" w:space="0" w:color="auto"/>
        <w:right w:val="none" w:sz="0" w:space="0" w:color="auto"/>
      </w:divBdr>
    </w:div>
    <w:div w:id="1643653762">
      <w:bodyDiv w:val="1"/>
      <w:marLeft w:val="0"/>
      <w:marRight w:val="0"/>
      <w:marTop w:val="0"/>
      <w:marBottom w:val="0"/>
      <w:divBdr>
        <w:top w:val="none" w:sz="0" w:space="0" w:color="auto"/>
        <w:left w:val="none" w:sz="0" w:space="0" w:color="auto"/>
        <w:bottom w:val="none" w:sz="0" w:space="0" w:color="auto"/>
        <w:right w:val="none" w:sz="0" w:space="0" w:color="auto"/>
      </w:divBdr>
    </w:div>
    <w:div w:id="1701661601">
      <w:bodyDiv w:val="1"/>
      <w:marLeft w:val="0"/>
      <w:marRight w:val="0"/>
      <w:marTop w:val="0"/>
      <w:marBottom w:val="0"/>
      <w:divBdr>
        <w:top w:val="none" w:sz="0" w:space="0" w:color="auto"/>
        <w:left w:val="none" w:sz="0" w:space="0" w:color="auto"/>
        <w:bottom w:val="none" w:sz="0" w:space="0" w:color="auto"/>
        <w:right w:val="none" w:sz="0" w:space="0" w:color="auto"/>
      </w:divBdr>
    </w:div>
    <w:div w:id="1728531033">
      <w:bodyDiv w:val="1"/>
      <w:marLeft w:val="0"/>
      <w:marRight w:val="0"/>
      <w:marTop w:val="0"/>
      <w:marBottom w:val="0"/>
      <w:divBdr>
        <w:top w:val="none" w:sz="0" w:space="0" w:color="auto"/>
        <w:left w:val="none" w:sz="0" w:space="0" w:color="auto"/>
        <w:bottom w:val="none" w:sz="0" w:space="0" w:color="auto"/>
        <w:right w:val="none" w:sz="0" w:space="0" w:color="auto"/>
      </w:divBdr>
    </w:div>
    <w:div w:id="1752196129">
      <w:bodyDiv w:val="1"/>
      <w:marLeft w:val="0"/>
      <w:marRight w:val="0"/>
      <w:marTop w:val="0"/>
      <w:marBottom w:val="0"/>
      <w:divBdr>
        <w:top w:val="none" w:sz="0" w:space="0" w:color="auto"/>
        <w:left w:val="none" w:sz="0" w:space="0" w:color="auto"/>
        <w:bottom w:val="none" w:sz="0" w:space="0" w:color="auto"/>
        <w:right w:val="none" w:sz="0" w:space="0" w:color="auto"/>
      </w:divBdr>
    </w:div>
    <w:div w:id="1767380304">
      <w:bodyDiv w:val="1"/>
      <w:marLeft w:val="0"/>
      <w:marRight w:val="0"/>
      <w:marTop w:val="0"/>
      <w:marBottom w:val="0"/>
      <w:divBdr>
        <w:top w:val="none" w:sz="0" w:space="0" w:color="auto"/>
        <w:left w:val="none" w:sz="0" w:space="0" w:color="auto"/>
        <w:bottom w:val="none" w:sz="0" w:space="0" w:color="auto"/>
        <w:right w:val="none" w:sz="0" w:space="0" w:color="auto"/>
      </w:divBdr>
    </w:div>
    <w:div w:id="1770737839">
      <w:bodyDiv w:val="1"/>
      <w:marLeft w:val="0"/>
      <w:marRight w:val="0"/>
      <w:marTop w:val="0"/>
      <w:marBottom w:val="0"/>
      <w:divBdr>
        <w:top w:val="none" w:sz="0" w:space="0" w:color="auto"/>
        <w:left w:val="none" w:sz="0" w:space="0" w:color="auto"/>
        <w:bottom w:val="none" w:sz="0" w:space="0" w:color="auto"/>
        <w:right w:val="none" w:sz="0" w:space="0" w:color="auto"/>
      </w:divBdr>
    </w:div>
    <w:div w:id="1800760212">
      <w:bodyDiv w:val="1"/>
      <w:marLeft w:val="0"/>
      <w:marRight w:val="0"/>
      <w:marTop w:val="0"/>
      <w:marBottom w:val="0"/>
      <w:divBdr>
        <w:top w:val="none" w:sz="0" w:space="0" w:color="auto"/>
        <w:left w:val="none" w:sz="0" w:space="0" w:color="auto"/>
        <w:bottom w:val="none" w:sz="0" w:space="0" w:color="auto"/>
        <w:right w:val="none" w:sz="0" w:space="0" w:color="auto"/>
      </w:divBdr>
    </w:div>
    <w:div w:id="1835678257">
      <w:bodyDiv w:val="1"/>
      <w:marLeft w:val="0"/>
      <w:marRight w:val="0"/>
      <w:marTop w:val="0"/>
      <w:marBottom w:val="0"/>
      <w:divBdr>
        <w:top w:val="none" w:sz="0" w:space="0" w:color="auto"/>
        <w:left w:val="none" w:sz="0" w:space="0" w:color="auto"/>
        <w:bottom w:val="none" w:sz="0" w:space="0" w:color="auto"/>
        <w:right w:val="none" w:sz="0" w:space="0" w:color="auto"/>
      </w:divBdr>
    </w:div>
    <w:div w:id="1852914497">
      <w:bodyDiv w:val="1"/>
      <w:marLeft w:val="0"/>
      <w:marRight w:val="0"/>
      <w:marTop w:val="0"/>
      <w:marBottom w:val="0"/>
      <w:divBdr>
        <w:top w:val="none" w:sz="0" w:space="0" w:color="auto"/>
        <w:left w:val="none" w:sz="0" w:space="0" w:color="auto"/>
        <w:bottom w:val="none" w:sz="0" w:space="0" w:color="auto"/>
        <w:right w:val="none" w:sz="0" w:space="0" w:color="auto"/>
      </w:divBdr>
    </w:div>
    <w:div w:id="1871601007">
      <w:bodyDiv w:val="1"/>
      <w:marLeft w:val="0"/>
      <w:marRight w:val="0"/>
      <w:marTop w:val="0"/>
      <w:marBottom w:val="0"/>
      <w:divBdr>
        <w:top w:val="none" w:sz="0" w:space="0" w:color="auto"/>
        <w:left w:val="none" w:sz="0" w:space="0" w:color="auto"/>
        <w:bottom w:val="none" w:sz="0" w:space="0" w:color="auto"/>
        <w:right w:val="none" w:sz="0" w:space="0" w:color="auto"/>
      </w:divBdr>
    </w:div>
    <w:div w:id="1905681819">
      <w:bodyDiv w:val="1"/>
      <w:marLeft w:val="0"/>
      <w:marRight w:val="0"/>
      <w:marTop w:val="0"/>
      <w:marBottom w:val="0"/>
      <w:divBdr>
        <w:top w:val="none" w:sz="0" w:space="0" w:color="auto"/>
        <w:left w:val="none" w:sz="0" w:space="0" w:color="auto"/>
        <w:bottom w:val="none" w:sz="0" w:space="0" w:color="auto"/>
        <w:right w:val="none" w:sz="0" w:space="0" w:color="auto"/>
      </w:divBdr>
    </w:div>
    <w:div w:id="1934165569">
      <w:bodyDiv w:val="1"/>
      <w:marLeft w:val="0"/>
      <w:marRight w:val="0"/>
      <w:marTop w:val="0"/>
      <w:marBottom w:val="0"/>
      <w:divBdr>
        <w:top w:val="none" w:sz="0" w:space="0" w:color="auto"/>
        <w:left w:val="none" w:sz="0" w:space="0" w:color="auto"/>
        <w:bottom w:val="none" w:sz="0" w:space="0" w:color="auto"/>
        <w:right w:val="none" w:sz="0" w:space="0" w:color="auto"/>
      </w:divBdr>
    </w:div>
    <w:div w:id="1942763947">
      <w:bodyDiv w:val="1"/>
      <w:marLeft w:val="0"/>
      <w:marRight w:val="0"/>
      <w:marTop w:val="0"/>
      <w:marBottom w:val="0"/>
      <w:divBdr>
        <w:top w:val="none" w:sz="0" w:space="0" w:color="auto"/>
        <w:left w:val="none" w:sz="0" w:space="0" w:color="auto"/>
        <w:bottom w:val="none" w:sz="0" w:space="0" w:color="auto"/>
        <w:right w:val="none" w:sz="0" w:space="0" w:color="auto"/>
      </w:divBdr>
    </w:div>
    <w:div w:id="1943491937">
      <w:bodyDiv w:val="1"/>
      <w:marLeft w:val="0"/>
      <w:marRight w:val="0"/>
      <w:marTop w:val="0"/>
      <w:marBottom w:val="0"/>
      <w:divBdr>
        <w:top w:val="none" w:sz="0" w:space="0" w:color="auto"/>
        <w:left w:val="none" w:sz="0" w:space="0" w:color="auto"/>
        <w:bottom w:val="none" w:sz="0" w:space="0" w:color="auto"/>
        <w:right w:val="none" w:sz="0" w:space="0" w:color="auto"/>
      </w:divBdr>
      <w:divsChild>
        <w:div w:id="1630938318">
          <w:marLeft w:val="0"/>
          <w:marRight w:val="0"/>
          <w:marTop w:val="0"/>
          <w:marBottom w:val="0"/>
          <w:divBdr>
            <w:top w:val="none" w:sz="0" w:space="0" w:color="auto"/>
            <w:left w:val="none" w:sz="0" w:space="0" w:color="auto"/>
            <w:bottom w:val="none" w:sz="0" w:space="0" w:color="auto"/>
            <w:right w:val="none" w:sz="0" w:space="0" w:color="auto"/>
          </w:divBdr>
        </w:div>
      </w:divsChild>
    </w:div>
    <w:div w:id="2019234524">
      <w:bodyDiv w:val="1"/>
      <w:marLeft w:val="0"/>
      <w:marRight w:val="0"/>
      <w:marTop w:val="0"/>
      <w:marBottom w:val="0"/>
      <w:divBdr>
        <w:top w:val="none" w:sz="0" w:space="0" w:color="auto"/>
        <w:left w:val="none" w:sz="0" w:space="0" w:color="auto"/>
        <w:bottom w:val="none" w:sz="0" w:space="0" w:color="auto"/>
        <w:right w:val="none" w:sz="0" w:space="0" w:color="auto"/>
      </w:divBdr>
    </w:div>
    <w:div w:id="2019262144">
      <w:bodyDiv w:val="1"/>
      <w:marLeft w:val="0"/>
      <w:marRight w:val="0"/>
      <w:marTop w:val="0"/>
      <w:marBottom w:val="0"/>
      <w:divBdr>
        <w:top w:val="none" w:sz="0" w:space="0" w:color="auto"/>
        <w:left w:val="none" w:sz="0" w:space="0" w:color="auto"/>
        <w:bottom w:val="none" w:sz="0" w:space="0" w:color="auto"/>
        <w:right w:val="none" w:sz="0" w:space="0" w:color="auto"/>
      </w:divBdr>
    </w:div>
    <w:div w:id="2131628988">
      <w:bodyDiv w:val="1"/>
      <w:marLeft w:val="0"/>
      <w:marRight w:val="0"/>
      <w:marTop w:val="0"/>
      <w:marBottom w:val="0"/>
      <w:divBdr>
        <w:top w:val="none" w:sz="0" w:space="0" w:color="auto"/>
        <w:left w:val="none" w:sz="0" w:space="0" w:color="auto"/>
        <w:bottom w:val="none" w:sz="0" w:space="0" w:color="auto"/>
        <w:right w:val="none" w:sz="0" w:space="0" w:color="auto"/>
      </w:divBdr>
    </w:div>
    <w:div w:id="213440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ortal-mte.itespp.org/pages/ffe-on-m2m-flowgates" TargetMode="External"/><Relationship Id="rId21" Type="http://schemas.openxmlformats.org/officeDocument/2006/relationships/hyperlink" Target="https://portal.spp.org/pages/rtbm-mc" TargetMode="External"/><Relationship Id="rId42" Type="http://schemas.openxmlformats.org/officeDocument/2006/relationships/hyperlink" Target="https://portal-mte.itespp.org/pages/da-lmp-by-bus" TargetMode="External"/><Relationship Id="rId63" Type="http://schemas.openxmlformats.org/officeDocument/2006/relationships/hyperlink" Target="ftp://pubftp.spp.org/Operational_Data/Available_Outage_Maintenance_Margin/" TargetMode="External"/><Relationship Id="rId84" Type="http://schemas.openxmlformats.org/officeDocument/2006/relationships/hyperlink" Target="ftp://pubftp-mte.itespp.org/Markets/HistoricalOffers/" TargetMode="External"/><Relationship Id="rId138" Type="http://schemas.openxmlformats.org/officeDocument/2006/relationships/hyperlink" Target="ftp://pubftp.spp.org/TCR/DailyFundingByConstraint/" TargetMode="External"/><Relationship Id="rId159" Type="http://schemas.openxmlformats.org/officeDocument/2006/relationships/hyperlink" Target="ftp://pubftp-mte.itespp.org/Operational_Data/Operator%20Initiated%20Commitments/" TargetMode="External"/><Relationship Id="rId170" Type="http://schemas.openxmlformats.org/officeDocument/2006/relationships/hyperlink" Target="ftp://pubftp.spp.org/Operational_Data/GEN_MIX/" TargetMode="External"/><Relationship Id="rId191" Type="http://schemas.openxmlformats.org/officeDocument/2006/relationships/hyperlink" Target="ftp://pubftp-mte.itespp.org/Operational_Data/RF_By_Reserve_Zone/" TargetMode="External"/><Relationship Id="rId205" Type="http://schemas.openxmlformats.org/officeDocument/2006/relationships/hyperlink" Target="https://portal.spp.org/pages/virtual-clearing-by-moa" TargetMode="External"/><Relationship Id="rId226" Type="http://schemas.openxmlformats.org/officeDocument/2006/relationships/hyperlink" Target="ftp://pubftp.spp.org/Operational_Data/Flowgates/Permanent%20Flowgates/" TargetMode="External"/><Relationship Id="rId107" Type="http://schemas.openxmlformats.org/officeDocument/2006/relationships/hyperlink" Target="ftp://pubftp-mte.itespp.org/Markets/RampSharing/" TargetMode="External"/><Relationship Id="rId11" Type="http://schemas.openxmlformats.org/officeDocument/2006/relationships/footer" Target="footer2.xml"/><Relationship Id="rId32" Type="http://schemas.openxmlformats.org/officeDocument/2006/relationships/hyperlink" Target="ftp://pubftp-mte.itespp.org/Markets/RTBM/OR/" TargetMode="External"/><Relationship Id="rId53" Type="http://schemas.openxmlformats.org/officeDocument/2006/relationships/hyperlink" Target="https://portal.spp.org/pages/market-clearing" TargetMode="External"/><Relationship Id="rId74" Type="http://schemas.openxmlformats.org/officeDocument/2006/relationships/hyperlink" Target="https://portal-mte.itespp.org/pages/midterm-resource-forecast" TargetMode="External"/><Relationship Id="rId128" Type="http://schemas.openxmlformats.org/officeDocument/2006/relationships/hyperlink" Target="https://portal.spp.org/pages/historical-tie-flow" TargetMode="External"/><Relationship Id="rId149" Type="http://schemas.openxmlformats.org/officeDocument/2006/relationships/hyperlink" Target="https://portal-mte.itespp.org/pages/ver-curtailments" TargetMode="External"/><Relationship Id="rId5" Type="http://schemas.openxmlformats.org/officeDocument/2006/relationships/settings" Target="settings.xml"/><Relationship Id="rId95" Type="http://schemas.openxmlformats.org/officeDocument/2006/relationships/hyperlink" Target="ftp://pubftp.spp.org/Markets/RTBM/FuelOnMargin/" TargetMode="External"/><Relationship Id="rId160" Type="http://schemas.openxmlformats.org/officeDocument/2006/relationships/hyperlink" Target="https://portal.spp.org/pages/generation-mix-historical" TargetMode="External"/><Relationship Id="rId181" Type="http://schemas.openxmlformats.org/officeDocument/2006/relationships/hyperlink" Target="https://portal-mte.itespp.org/pages/headroom-and-floorroom" TargetMode="External"/><Relationship Id="rId216" Type="http://schemas.openxmlformats.org/officeDocument/2006/relationships/hyperlink" Target="ftp://pubftp-mte.itespp.org/Markets/MDFC/LMP_By_SETTLEMENT_LOC/" TargetMode="External"/><Relationship Id="rId237" Type="http://schemas.openxmlformats.org/officeDocument/2006/relationships/hyperlink" Target="https://portal.spp.org/pages/tcr-calendar" TargetMode="External"/><Relationship Id="rId22" Type="http://schemas.openxmlformats.org/officeDocument/2006/relationships/hyperlink" Target="https://portal-mte.itespp.org/pages/rtbm-mc" TargetMode="External"/><Relationship Id="rId43" Type="http://schemas.openxmlformats.org/officeDocument/2006/relationships/hyperlink" Target="ftp://pubftp.spp.org/Markets/DA/LMP_By_BUS/" TargetMode="External"/><Relationship Id="rId64" Type="http://schemas.openxmlformats.org/officeDocument/2006/relationships/hyperlink" Target="ftp://pubftp.spp.org/Operational_Data/Available_Outage_Maintenance_Margin/" TargetMode="External"/><Relationship Id="rId118" Type="http://schemas.openxmlformats.org/officeDocument/2006/relationships/hyperlink" Target="ftp://pubftp.spp.org/Markets/MarketToMarket/FFEOnM2MFlowgates/" TargetMode="External"/><Relationship Id="rId139" Type="http://schemas.openxmlformats.org/officeDocument/2006/relationships/hyperlink" Target="ftp://pubftp-mte.itespp.org/TCR/DailyFundingByConstraint/" TargetMode="External"/><Relationship Id="rId85" Type="http://schemas.openxmlformats.org/officeDocument/2006/relationships/hyperlink" Target="https://portal.spp.org/pages/ramp-uncertainty" TargetMode="External"/><Relationship Id="rId150" Type="http://schemas.openxmlformats.org/officeDocument/2006/relationships/hyperlink" Target="ftp://pubftp.spp.org/Operational_Data/VER_Curtailment/" TargetMode="External"/><Relationship Id="rId171" Type="http://schemas.openxmlformats.org/officeDocument/2006/relationships/hyperlink" Target="ftp://pubftp-mte.itespp.org/Operational_Data/GEN_MIX/" TargetMode="External"/><Relationship Id="rId192" Type="http://schemas.openxmlformats.org/officeDocument/2006/relationships/hyperlink" Target="https://portal.spp.org/pages/hourly-generation-capacity-by-fuel-type" TargetMode="External"/><Relationship Id="rId206" Type="http://schemas.openxmlformats.org/officeDocument/2006/relationships/hyperlink" Target="https://portal-mte.itespp.org/pages/virtual-clearing-by-moa" TargetMode="External"/><Relationship Id="rId227" Type="http://schemas.openxmlformats.org/officeDocument/2006/relationships/hyperlink" Target="https://portal.spp.org/pages/temporary-flowgates" TargetMode="External"/><Relationship Id="rId201" Type="http://schemas.openxmlformats.org/officeDocument/2006/relationships/hyperlink" Target="https://portal.spp.org/pages/peak-load" TargetMode="External"/><Relationship Id="rId222" Type="http://schemas.openxmlformats.org/officeDocument/2006/relationships/hyperlink" Target="https://portal-mte.itespp.org/pages/capacity-obligation" TargetMode="External"/><Relationship Id="rId12" Type="http://schemas.openxmlformats.org/officeDocument/2006/relationships/footer" Target="footer3.xml"/><Relationship Id="rId17" Type="http://schemas.openxmlformats.org/officeDocument/2006/relationships/hyperlink" Target="https://portal.spp.org/web/guest/lmp-by-bus" TargetMode="External"/><Relationship Id="rId33" Type="http://schemas.openxmlformats.org/officeDocument/2006/relationships/hyperlink" Target="https://portal.spp.org/pages/rtbm-binding-constraints" TargetMode="External"/><Relationship Id="rId38" Type="http://schemas.openxmlformats.org/officeDocument/2006/relationships/hyperlink" Target="https://portal-mte.itespp.org/pages/da-lmp-by-location" TargetMode="External"/><Relationship Id="rId59" Type="http://schemas.openxmlformats.org/officeDocument/2006/relationships/hyperlink" Target="ftp://pubftp.spp.org/Markets/DA/Congestion-Constraint" TargetMode="External"/><Relationship Id="rId103" Type="http://schemas.openxmlformats.org/officeDocument/2006/relationships/hyperlink" Target="ftp://pubftp.spp.org/Operations_Reports/RegulationPerformanceByMP" TargetMode="External"/><Relationship Id="rId108" Type="http://schemas.openxmlformats.org/officeDocument/2006/relationships/hyperlink" Target="https://portal.spp.org/pages/m2m-flowgate-list" TargetMode="External"/><Relationship Id="rId124" Type="http://schemas.openxmlformats.org/officeDocument/2006/relationships/hyperlink" Target="https://portal.spp.org/pages/hourly-load" TargetMode="External"/><Relationship Id="rId129" Type="http://schemas.openxmlformats.org/officeDocument/2006/relationships/hyperlink" Target="https://portal-mte.itespp.org/pages/historical-tie-flow" TargetMode="External"/><Relationship Id="rId54" Type="http://schemas.openxmlformats.org/officeDocument/2006/relationships/hyperlink" Target="https://portal-mte.itespp.org/pages/market-clearing" TargetMode="External"/><Relationship Id="rId70" Type="http://schemas.openxmlformats.org/officeDocument/2006/relationships/hyperlink" Target="https://portal-mte.itespp.org/pages/mtlf-vs-actual" TargetMode="External"/><Relationship Id="rId75" Type="http://schemas.openxmlformats.org/officeDocument/2006/relationships/hyperlink" Target="ftp://pubftp.spp.org/Operational_Data/MTRF/" TargetMode="External"/><Relationship Id="rId91" Type="http://schemas.openxmlformats.org/officeDocument/2006/relationships/hyperlink" Target="ftp://pubftp.spp.org/Operations_Reports/" TargetMode="External"/><Relationship Id="rId96" Type="http://schemas.openxmlformats.org/officeDocument/2006/relationships/hyperlink" Target="ftp://pubftp-mte.itespp.org/Markets/RTBM/FuelOnMargin/" TargetMode="External"/><Relationship Id="rId140" Type="http://schemas.openxmlformats.org/officeDocument/2006/relationships/hyperlink" Target="https://portal.spp.org/pages/tcr-product-period-hours" TargetMode="External"/><Relationship Id="rId145" Type="http://schemas.openxmlformats.org/officeDocument/2006/relationships/hyperlink" Target="https://portal-mte.itespp.org/pages/hub-and-interface-prices" TargetMode="External"/><Relationship Id="rId161" Type="http://schemas.openxmlformats.org/officeDocument/2006/relationships/hyperlink" Target="https://portal-mte.itespp.org/pages/generation-mix-historical" TargetMode="External"/><Relationship Id="rId166" Type="http://schemas.openxmlformats.org/officeDocument/2006/relationships/hyperlink" Target="ftp://pubftp.spp.org/Operational_Data/GEN_MIX/" TargetMode="External"/><Relationship Id="rId182" Type="http://schemas.openxmlformats.org/officeDocument/2006/relationships/hyperlink" Target="ftp://pubftp.spp.org/Markets/Headroom_and_Floorroom/" TargetMode="External"/><Relationship Id="rId187" Type="http://schemas.openxmlformats.org/officeDocument/2006/relationships/hyperlink" Target="ftp://pubftp-mte.itespp.org/Markets/Scarcity_Demand_Curve/" TargetMode="External"/><Relationship Id="rId217" Type="http://schemas.openxmlformats.org/officeDocument/2006/relationships/hyperlink" Target="https://portal.spp.org/pages/mcp-mdf" TargetMode="Externa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hyperlink" Target="ftp://pubftp-mte.itespp.org/Markets/DA/VirtualReferencePrices/" TargetMode="External"/><Relationship Id="rId233" Type="http://schemas.openxmlformats.org/officeDocument/2006/relationships/hyperlink" Target="https://portal.spp.org/pages/tcr-allocation-historical-results" TargetMode="External"/><Relationship Id="rId238" Type="http://schemas.openxmlformats.org/officeDocument/2006/relationships/hyperlink" Target="ftp://pubftp.spp.org/TCR/TCRCalendar/" TargetMode="External"/><Relationship Id="rId23" Type="http://schemas.openxmlformats.org/officeDocument/2006/relationships/hyperlink" Target="ftp://pubftp.spp.org/Markets/RTBM/MC/" TargetMode="External"/><Relationship Id="rId28" Type="http://schemas.openxmlformats.org/officeDocument/2006/relationships/hyperlink" Target="ftp://pubftp-mte.itespp.org/Markets/RTBM/MCP/" TargetMode="External"/><Relationship Id="rId49" Type="http://schemas.openxmlformats.org/officeDocument/2006/relationships/hyperlink" Target="https://portal.spp.org/pages/da-binding-constraints" TargetMode="External"/><Relationship Id="rId114" Type="http://schemas.openxmlformats.org/officeDocument/2006/relationships/hyperlink" Target="ftp://pubftp.spp.org/Markets/MarketToMarket/AllocationsOnSPPFlowgates/" TargetMode="External"/><Relationship Id="rId119" Type="http://schemas.openxmlformats.org/officeDocument/2006/relationships/hyperlink" Target="ftp://pubftp-mte.itespp.org/Markets/MarketToMarket/FFEOnM2MFlowgates/" TargetMode="External"/><Relationship Id="rId44" Type="http://schemas.openxmlformats.org/officeDocument/2006/relationships/hyperlink" Target="ftp://pubftp-mte.itespp.org/Markets/DA/LMP_By_BUS/" TargetMode="External"/><Relationship Id="rId60" Type="http://schemas.openxmlformats.org/officeDocument/2006/relationships/hyperlink" Target="ftp://pubftp-mte.itespp.org/Markets/DA/Congestion" TargetMode="External"/><Relationship Id="rId65" Type="http://schemas.openxmlformats.org/officeDocument/2006/relationships/hyperlink" Target="https://portal.spp.org/pages/stlf-vs-actual" TargetMode="External"/><Relationship Id="rId81" Type="http://schemas.openxmlformats.org/officeDocument/2006/relationships/hyperlink" Target="https://portal.spp.org/groups/historical-offers" TargetMode="External"/><Relationship Id="rId86" Type="http://schemas.openxmlformats.org/officeDocument/2006/relationships/hyperlink" Target="https://portal-mte.itespp.org/pages/ramp-uncertainty" TargetMode="External"/><Relationship Id="rId130" Type="http://schemas.openxmlformats.org/officeDocument/2006/relationships/hyperlink" Target="ftp://pubftp.spp.org/Operational_Data/TIE_FLOW_HISTORICAL" TargetMode="External"/><Relationship Id="rId135" Type="http://schemas.openxmlformats.org/officeDocument/2006/relationships/hyperlink" Target="ftp://pubftp-mte.itespp.org/TCR/MonthlyFundingByConstraint/" TargetMode="External"/><Relationship Id="rId151" Type="http://schemas.openxmlformats.org/officeDocument/2006/relationships/hyperlink" Target="ftp://pubftp-mte.itespp.org/Operational_Data/VER_Curtailment/" TargetMode="External"/><Relationship Id="rId156" Type="http://schemas.openxmlformats.org/officeDocument/2006/relationships/hyperlink" Target="https://portal.spp.org/pages/operator-initiated-commitments" TargetMode="External"/><Relationship Id="rId177" Type="http://schemas.openxmlformats.org/officeDocument/2006/relationships/hyperlink" Target="https://portal-mte.itespp.org/pages/capacity-of-generation-on-outage" TargetMode="External"/><Relationship Id="rId198" Type="http://schemas.openxmlformats.org/officeDocument/2006/relationships/hyperlink" Target="ftp://pubftp.spp.org/Markets/RTBM/Estimated_Prices/" TargetMode="External"/><Relationship Id="rId172" Type="http://schemas.openxmlformats.org/officeDocument/2006/relationships/hyperlink" Target="https://portal.spp.org/pages/generation-mix-historical" TargetMode="External"/><Relationship Id="rId193" Type="http://schemas.openxmlformats.org/officeDocument/2006/relationships/hyperlink" Target="https://portal-mte.itespp.org/pages/hourly-generation-capacity-by-fuel-type" TargetMode="External"/><Relationship Id="rId202" Type="http://schemas.openxmlformats.org/officeDocument/2006/relationships/hyperlink" Target="https://portal-mte.itespp.org/pages/peak-load" TargetMode="External"/><Relationship Id="rId207" Type="http://schemas.openxmlformats.org/officeDocument/2006/relationships/hyperlink" Target="ftp://pubftp.spp.org/Markets/DA/VirtualClearingByMOA/" TargetMode="External"/><Relationship Id="rId223" Type="http://schemas.openxmlformats.org/officeDocument/2006/relationships/hyperlink" Target="ftp://pubftp.spp.org/Operational_Data/Capacity_Obligation_SPPGO/" TargetMode="External"/><Relationship Id="rId228" Type="http://schemas.openxmlformats.org/officeDocument/2006/relationships/hyperlink" Target="ftp://pubftp.spp.org/Operational_Data/Flowgates/Temporary%20Flowgates/" TargetMode="External"/><Relationship Id="rId13" Type="http://schemas.openxmlformats.org/officeDocument/2006/relationships/hyperlink" Target="https://portal.spp.org/pages/rtbm-lmp-by-location" TargetMode="External"/><Relationship Id="rId18" Type="http://schemas.openxmlformats.org/officeDocument/2006/relationships/hyperlink" Target="https://portal-mte.itespp.org/pages/rtbm-lmp-by-bus" TargetMode="External"/><Relationship Id="rId39" Type="http://schemas.openxmlformats.org/officeDocument/2006/relationships/hyperlink" Target="ftp://pubftp.spp.org/Markets/DA/LMP_By_SETTLEMENT_LOC/" TargetMode="External"/><Relationship Id="rId109" Type="http://schemas.openxmlformats.org/officeDocument/2006/relationships/hyperlink" Target="https://portal-mte.itespp.org/pages/m2m-flowgate-list" TargetMode="External"/><Relationship Id="rId34" Type="http://schemas.openxmlformats.org/officeDocument/2006/relationships/hyperlink" Target="https://portal-mte.itespp.org/pages/rtbm-binding-constraints" TargetMode="External"/><Relationship Id="rId50" Type="http://schemas.openxmlformats.org/officeDocument/2006/relationships/hyperlink" Target="https://portal-mte.itespp.org/pages/da-binding-constraints" TargetMode="External"/><Relationship Id="rId55" Type="http://schemas.openxmlformats.org/officeDocument/2006/relationships/hyperlink" Target="ftp://pubftp.spp.org/Markets/DA/MARKET-CLEARING/" TargetMode="External"/><Relationship Id="rId76" Type="http://schemas.openxmlformats.org/officeDocument/2006/relationships/hyperlink" Target="ftp://pubftp-mte.itespp.org/Operational_Data/MTRF/" TargetMode="External"/><Relationship Id="rId97" Type="http://schemas.openxmlformats.org/officeDocument/2006/relationships/hyperlink" Target="https://portal.spp.org/pages/day-ahead-fuel-on-margin" TargetMode="External"/><Relationship Id="rId104" Type="http://schemas.openxmlformats.org/officeDocument/2006/relationships/hyperlink" Target="https://portal.spp.org/pages/ramp-sharing" TargetMode="External"/><Relationship Id="rId120" Type="http://schemas.openxmlformats.org/officeDocument/2006/relationships/hyperlink" Target="https://portal.spp.org/pages/forecast-vs-actual" TargetMode="External"/><Relationship Id="rId125" Type="http://schemas.openxmlformats.org/officeDocument/2006/relationships/hyperlink" Target="https://portal-mte.itespp.org/pages/hourly-load" TargetMode="External"/><Relationship Id="rId141" Type="http://schemas.openxmlformats.org/officeDocument/2006/relationships/hyperlink" Target="https://portal-mte.itespp.org/pages/tcr-product-period-hours" TargetMode="External"/><Relationship Id="rId146" Type="http://schemas.openxmlformats.org/officeDocument/2006/relationships/hyperlink" Target="ftp://pubftp.spp.org/Operational_Data/RTBM_LMP/" TargetMode="External"/><Relationship Id="rId167" Type="http://schemas.openxmlformats.org/officeDocument/2006/relationships/hyperlink" Target="ftp://pubftp-mte.itespp.org/Operational_Data/GEN_MIX/" TargetMode="External"/><Relationship Id="rId188" Type="http://schemas.openxmlformats.org/officeDocument/2006/relationships/hyperlink" Target="https://portal.spp.org/pages/resource-forecast-by-reserve-zone" TargetMode="External"/><Relationship Id="rId7" Type="http://schemas.openxmlformats.org/officeDocument/2006/relationships/footnotes" Target="footnotes.xml"/><Relationship Id="rId71" Type="http://schemas.openxmlformats.org/officeDocument/2006/relationships/hyperlink" Target="ftp://pubftp.spp.org/Operational_Data/MTLF/" TargetMode="External"/><Relationship Id="rId92" Type="http://schemas.openxmlformats.org/officeDocument/2006/relationships/hyperlink" Target="ftp://pubftp-mte.itespp.org/Operations_Reports/" TargetMode="External"/><Relationship Id="rId162" Type="http://schemas.openxmlformats.org/officeDocument/2006/relationships/hyperlink" Target="ftp://pubftp.spp.org/Operational_Data/GEN_MIX/" TargetMode="External"/><Relationship Id="rId183" Type="http://schemas.openxmlformats.org/officeDocument/2006/relationships/hyperlink" Target="ftp://pubftp-mte.itespp.org/Operational_Data/Headroom_and_Floorroom/" TargetMode="External"/><Relationship Id="rId213" Type="http://schemas.openxmlformats.org/officeDocument/2006/relationships/hyperlink" Target="https://portal.spp.org/pages/lmp-by-settlement-location-mdf" TargetMode="External"/><Relationship Id="rId218" Type="http://schemas.openxmlformats.org/officeDocument/2006/relationships/hyperlink" Target="https://portal-mte.itespp.org/pages/mcp-mdfc" TargetMode="External"/><Relationship Id="rId234" Type="http://schemas.openxmlformats.org/officeDocument/2006/relationships/hyperlink" Target="ftp://pubftp.spp.org/TCR/HistoricalAllocationResults/" TargetMode="External"/><Relationship Id="rId239"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portal.spp.org/pages/operating-reserves" TargetMode="External"/><Relationship Id="rId24" Type="http://schemas.openxmlformats.org/officeDocument/2006/relationships/hyperlink" Target="ftp://pubftp-mte.itespp.org/Markets/RTBM/MC/" TargetMode="External"/><Relationship Id="rId40" Type="http://schemas.openxmlformats.org/officeDocument/2006/relationships/hyperlink" Target="ftp://pubftp-mte.itespp.org/Markets/DA/LMP_By_SETTLEMENT_LOC/" TargetMode="External"/><Relationship Id="rId45" Type="http://schemas.openxmlformats.org/officeDocument/2006/relationships/hyperlink" Target="https://portal.spp.org/pages/da-mcp" TargetMode="External"/><Relationship Id="rId66" Type="http://schemas.openxmlformats.org/officeDocument/2006/relationships/hyperlink" Target="https://portal-mte.itespp.org/pages/stlf-vs-actual" TargetMode="External"/><Relationship Id="rId87" Type="http://schemas.openxmlformats.org/officeDocument/2006/relationships/hyperlink" Target="ftp://pubftp.spp.org/Operations_Reports/" TargetMode="External"/><Relationship Id="rId110" Type="http://schemas.openxmlformats.org/officeDocument/2006/relationships/hyperlink" Target="ftp://pubftp.spp.org/Markets/MarketToMarket/M2MFlowgateList/" TargetMode="External"/><Relationship Id="rId115" Type="http://schemas.openxmlformats.org/officeDocument/2006/relationships/hyperlink" Target="ftp://pubftp-mte.itespp.org/Markets/MarketToMarket/AllocationsOnSPPFlowgates/" TargetMode="External"/><Relationship Id="rId131" Type="http://schemas.openxmlformats.org/officeDocument/2006/relationships/hyperlink" Target="ftp://pubftp-mte.itespp.org/Operational_Data/TIE_FLOW_HISTORICAL" TargetMode="External"/><Relationship Id="rId136" Type="http://schemas.openxmlformats.org/officeDocument/2006/relationships/hyperlink" Target="https://portal.spp.org/pages/daily-funding-by-constraint" TargetMode="External"/><Relationship Id="rId157" Type="http://schemas.openxmlformats.org/officeDocument/2006/relationships/hyperlink" Target="https://portal-mte.itespp.org/pages/operator-initiated-commitments" TargetMode="External"/><Relationship Id="rId178" Type="http://schemas.openxmlformats.org/officeDocument/2006/relationships/hyperlink" Target="ftp://pubftp.spp.org/Operational_Data/Capacity_Gen_Outage/" TargetMode="External"/><Relationship Id="rId61" Type="http://schemas.openxmlformats.org/officeDocument/2006/relationships/hyperlink" Target="https://portal.spp.org/pages/available-outage-maintenance-margin" TargetMode="External"/><Relationship Id="rId82" Type="http://schemas.openxmlformats.org/officeDocument/2006/relationships/hyperlink" Target="https://portal-mte.itespp.org/groups/historical-offers" TargetMode="External"/><Relationship Id="rId152" Type="http://schemas.openxmlformats.org/officeDocument/2006/relationships/hyperlink" Target="https://portal.spp.org/pages/contingency-reserve-deployment" TargetMode="External"/><Relationship Id="rId173" Type="http://schemas.openxmlformats.org/officeDocument/2006/relationships/hyperlink" Target="https://portal-mte.itespp.org/pages/generation-mix-historical" TargetMode="External"/><Relationship Id="rId194" Type="http://schemas.openxmlformats.org/officeDocument/2006/relationships/hyperlink" Target="ftp://pubftp.spp.org/Operational_Data/Hourly_Gen_Cap_by_Fuel_Type/" TargetMode="External"/><Relationship Id="rId199" Type="http://schemas.openxmlformats.org/officeDocument/2006/relationships/hyperlink" Target="ftp://pubftp-mte.itespp.org/Operational_Data/Hourly_Gen_Cap_by_Fuel_Type/" TargetMode="External"/><Relationship Id="rId203" Type="http://schemas.openxmlformats.org/officeDocument/2006/relationships/hyperlink" Target="ftp://pubftp.spp.org/Operational_Data/Peak_Load/" TargetMode="External"/><Relationship Id="rId208" Type="http://schemas.openxmlformats.org/officeDocument/2006/relationships/hyperlink" Target="ftp://pubftp-mte.itespp.org/Markets/DA/VirtualClearingByMOA/" TargetMode="External"/><Relationship Id="rId229" Type="http://schemas.openxmlformats.org/officeDocument/2006/relationships/hyperlink" Target="https://portal.spp.org/pages/archive-temporary-flowgates" TargetMode="External"/><Relationship Id="rId19" Type="http://schemas.openxmlformats.org/officeDocument/2006/relationships/hyperlink" Target="ftp://pubftp.spp.org/Markets/RTBM/LMP_By_BUS/" TargetMode="External"/><Relationship Id="rId224" Type="http://schemas.openxmlformats.org/officeDocument/2006/relationships/hyperlink" Target="ftp://pubftp-mte.itespp.org/Operational_Data/Capacity_Obligation_SPPGO/" TargetMode="External"/><Relationship Id="rId240" Type="http://schemas.microsoft.com/office/2011/relationships/people" Target="people.xml"/><Relationship Id="rId14" Type="http://schemas.openxmlformats.org/officeDocument/2006/relationships/hyperlink" Target="https://portal-mte.itespp.org/pages/rtbm-lmp-by-location" TargetMode="External"/><Relationship Id="rId30" Type="http://schemas.openxmlformats.org/officeDocument/2006/relationships/hyperlink" Target="https://portal-mte.itespp.org/pages/operating-reserves" TargetMode="External"/><Relationship Id="rId35" Type="http://schemas.openxmlformats.org/officeDocument/2006/relationships/hyperlink" Target="ftp://pubftp.spp.org/Markets/RTBM/BINDING_CONSTRAINTS/" TargetMode="External"/><Relationship Id="rId56" Type="http://schemas.openxmlformats.org/officeDocument/2006/relationships/hyperlink" Target="ftp://pubftp-mte.itespp.org/Markets/DA/MARKET-CLEARING/" TargetMode="External"/><Relationship Id="rId77" Type="http://schemas.openxmlformats.org/officeDocument/2006/relationships/hyperlink" Target="https://portal.spp.org/pages/shortterm-resource-forecast" TargetMode="External"/><Relationship Id="rId100" Type="http://schemas.openxmlformats.org/officeDocument/2006/relationships/hyperlink" Target="ftp://pubftp-mte.itespp.org/Markets/DA/DAFuelOnMargin/" TargetMode="External"/><Relationship Id="rId105" Type="http://schemas.openxmlformats.org/officeDocument/2006/relationships/hyperlink" Target="https://portal-mte.itespp.org/pages/ramp-sharing" TargetMode="External"/><Relationship Id="rId126" Type="http://schemas.openxmlformats.org/officeDocument/2006/relationships/hyperlink" Target="ftp://pubftp.spp.org/Operational_Data/HourlyLoad/" TargetMode="External"/><Relationship Id="rId147" Type="http://schemas.openxmlformats.org/officeDocument/2006/relationships/hyperlink" Target="ftp://pubftp-mte.itespp.org/Operational_Data/RTBM_LMP/" TargetMode="External"/><Relationship Id="rId168" Type="http://schemas.openxmlformats.org/officeDocument/2006/relationships/hyperlink" Target="https://portal.spp.org/pages/generation-mix-historical" TargetMode="External"/><Relationship Id="rId8" Type="http://schemas.openxmlformats.org/officeDocument/2006/relationships/endnotes" Target="endnotes.xml"/><Relationship Id="rId51" Type="http://schemas.openxmlformats.org/officeDocument/2006/relationships/hyperlink" Target="ftp://pubftp.spp.org/Markets/DA/BINDING_CONSTRAINTS/" TargetMode="External"/><Relationship Id="rId72" Type="http://schemas.openxmlformats.org/officeDocument/2006/relationships/hyperlink" Target="ftp://pubftp-mte.itespp.org/Operational_Data/MTLF/" TargetMode="External"/><Relationship Id="rId93" Type="http://schemas.openxmlformats.org/officeDocument/2006/relationships/hyperlink" Target="https://portal.spp.org/pages/fuel-on-margin" TargetMode="External"/><Relationship Id="rId98" Type="http://schemas.openxmlformats.org/officeDocument/2006/relationships/hyperlink" Target="https://portal-mte.itespp.org/pages/day-ahead-fuel-on-margin" TargetMode="External"/><Relationship Id="rId121" Type="http://schemas.openxmlformats.org/officeDocument/2006/relationships/hyperlink" Target="https://portal-mte.itespp.org/load-forecast-vs.-actual" TargetMode="External"/><Relationship Id="rId142" Type="http://schemas.openxmlformats.org/officeDocument/2006/relationships/hyperlink" Target="ftp://pubftp.spp.org/TCR/MonthlyFundingByConstraint/" TargetMode="External"/><Relationship Id="rId163" Type="http://schemas.openxmlformats.org/officeDocument/2006/relationships/hyperlink" Target="ftp://pubftp-mte.itespp.org/Operational_Data/GEN_MIX/" TargetMode="External"/><Relationship Id="rId184" Type="http://schemas.openxmlformats.org/officeDocument/2006/relationships/hyperlink" Target="https://portal.spp.org/groups/scarcity-demand-curve" TargetMode="External"/><Relationship Id="rId189" Type="http://schemas.openxmlformats.org/officeDocument/2006/relationships/hyperlink" Target="https://portal-mte.itespp.org/pages/resource-forecast-by-reserve-zone" TargetMode="External"/><Relationship Id="rId219" Type="http://schemas.openxmlformats.org/officeDocument/2006/relationships/hyperlink" Target="ftp://pubftp.spp.org/Markets/MDFC/MCP/" TargetMode="External"/><Relationship Id="rId3" Type="http://schemas.openxmlformats.org/officeDocument/2006/relationships/numbering" Target="numbering.xml"/><Relationship Id="rId214" Type="http://schemas.openxmlformats.org/officeDocument/2006/relationships/hyperlink" Target="https://portal-mte.itespp.org/pages/lmp-by-settlement-location-mdf" TargetMode="External"/><Relationship Id="rId230" Type="http://schemas.openxmlformats.org/officeDocument/2006/relationships/hyperlink" Target="ftp://pubftp.spp.org/Operational_Data/Flowgates/Archived%20Temporary%20Flowgates/" TargetMode="External"/><Relationship Id="rId235" Type="http://schemas.openxmlformats.org/officeDocument/2006/relationships/hyperlink" Target="https://portal.spp.org/pages/tcr-auction-historical-results" TargetMode="External"/><Relationship Id="rId25" Type="http://schemas.openxmlformats.org/officeDocument/2006/relationships/hyperlink" Target="https://portal.spp.org/pages/rtbm-mcp" TargetMode="External"/><Relationship Id="rId46" Type="http://schemas.openxmlformats.org/officeDocument/2006/relationships/hyperlink" Target="https://portal-mte.itespp.org/pages/da-mcp" TargetMode="External"/><Relationship Id="rId67" Type="http://schemas.openxmlformats.org/officeDocument/2006/relationships/hyperlink" Target="ftp://pubftp.spp.org/Operational_Data/STLF/" TargetMode="External"/><Relationship Id="rId116" Type="http://schemas.openxmlformats.org/officeDocument/2006/relationships/hyperlink" Target="https://portal.spp.org/pages/ffe-on-m2m-flowgates" TargetMode="External"/><Relationship Id="rId137" Type="http://schemas.openxmlformats.org/officeDocument/2006/relationships/hyperlink" Target="https://portal-mte.itespp.org/daily-funding-by-constraint" TargetMode="External"/><Relationship Id="rId158" Type="http://schemas.openxmlformats.org/officeDocument/2006/relationships/hyperlink" Target="ftp://pubftp.spp.org/Operational_Data/Operator%20Initiated%20Commitments" TargetMode="External"/><Relationship Id="rId20" Type="http://schemas.openxmlformats.org/officeDocument/2006/relationships/hyperlink" Target="ftp://pubftp-mte.itespp.org/Markets/RTBM/LMP_By_BUS/" TargetMode="External"/><Relationship Id="rId41" Type="http://schemas.openxmlformats.org/officeDocument/2006/relationships/hyperlink" Target="https://portal.spp.org/pages/da-lmp-by-bus" TargetMode="External"/><Relationship Id="rId62" Type="http://schemas.openxmlformats.org/officeDocument/2006/relationships/hyperlink" Target="https://portal-mte.itespp.org/pages/available-outage-maintenance-margin" TargetMode="External"/><Relationship Id="rId83" Type="http://schemas.openxmlformats.org/officeDocument/2006/relationships/hyperlink" Target="ftp://pubftp.spp.org/Markets/HistoricalOffers/" TargetMode="External"/><Relationship Id="rId88" Type="http://schemas.openxmlformats.org/officeDocument/2006/relationships/hyperlink" Target="ftp://pubftp-mte.itespp.org/Operations_Reports/" TargetMode="External"/><Relationship Id="rId111" Type="http://schemas.openxmlformats.org/officeDocument/2006/relationships/hyperlink" Target="ftp://pubftp-mte.itespp.org/Markets/MarketToMarket/M2MFlowgateList/" TargetMode="External"/><Relationship Id="rId132" Type="http://schemas.openxmlformats.org/officeDocument/2006/relationships/hyperlink" Target="https://portal.spp.org/pages/monthly-funding-by-constraint" TargetMode="External"/><Relationship Id="rId153" Type="http://schemas.openxmlformats.org/officeDocument/2006/relationships/hyperlink" Target="https://portal-mte.itespp.org/pages/contingency-reserve-deployment" TargetMode="External"/><Relationship Id="rId174" Type="http://schemas.openxmlformats.org/officeDocument/2006/relationships/hyperlink" Target="ftp://pubftp.spp.org/Operational_Data/GEN_MIX/" TargetMode="External"/><Relationship Id="rId179" Type="http://schemas.openxmlformats.org/officeDocument/2006/relationships/hyperlink" Target="ftp://pubftp-mte.itespp.org/Operational_Data/Capacity_Gen_Outage/" TargetMode="External"/><Relationship Id="rId195" Type="http://schemas.openxmlformats.org/officeDocument/2006/relationships/hyperlink" Target="ftp://pubftp-mte.itespp.org/Operational_Data/Hourly_Gen_Cap_by_Fuel_Type/" TargetMode="External"/><Relationship Id="rId209" Type="http://schemas.openxmlformats.org/officeDocument/2006/relationships/hyperlink" Target="https://portal.spp.org/pages/virtual-reference-prices" TargetMode="External"/><Relationship Id="rId190" Type="http://schemas.openxmlformats.org/officeDocument/2006/relationships/hyperlink" Target="ftp://pubftp.spp.org/Operational_Data/RF_By_Reserve_Zone/" TargetMode="External"/><Relationship Id="rId204" Type="http://schemas.openxmlformats.org/officeDocument/2006/relationships/hyperlink" Target="ftp://pubftp-mte.itespp.org/Operational_Data/Peak_Load/" TargetMode="External"/><Relationship Id="rId220" Type="http://schemas.openxmlformats.org/officeDocument/2006/relationships/hyperlink" Target="ftp://pubftp-mte.itespp.org/Markets/MDFC/MCP/" TargetMode="External"/><Relationship Id="rId225" Type="http://schemas.openxmlformats.org/officeDocument/2006/relationships/hyperlink" Target="https://portal.spp.org/pages/permanent-flowgates" TargetMode="External"/><Relationship Id="rId241" Type="http://schemas.openxmlformats.org/officeDocument/2006/relationships/theme" Target="theme/theme1.xml"/><Relationship Id="rId15" Type="http://schemas.openxmlformats.org/officeDocument/2006/relationships/hyperlink" Target="ftp://pubftp.spp.org/Markets/RTBM/LMP_By_SETTLEMENT_LOC/" TargetMode="External"/><Relationship Id="rId36" Type="http://schemas.openxmlformats.org/officeDocument/2006/relationships/hyperlink" Target="ftp://pubftp-mte.itespp.org/Markets/RTBM/BINDING_CONSTRAINTS/" TargetMode="External"/><Relationship Id="rId57" Type="http://schemas.openxmlformats.org/officeDocument/2006/relationships/hyperlink" Target="https://portal.spp.org/pages/congestion-by-constraint" TargetMode="External"/><Relationship Id="rId106" Type="http://schemas.openxmlformats.org/officeDocument/2006/relationships/hyperlink" Target="ftp://pubftp.spp.org/Markets/RampSharing/" TargetMode="External"/><Relationship Id="rId127" Type="http://schemas.openxmlformats.org/officeDocument/2006/relationships/hyperlink" Target="ftp://pubftp-mte.itespp.org/Operational_Data/HourlyLoad/" TargetMode="External"/><Relationship Id="rId10" Type="http://schemas.openxmlformats.org/officeDocument/2006/relationships/footer" Target="footer1.xml"/><Relationship Id="rId31" Type="http://schemas.openxmlformats.org/officeDocument/2006/relationships/hyperlink" Target="ftp://pubftp.spp.org/Markets/RTBM/OR/" TargetMode="External"/><Relationship Id="rId52" Type="http://schemas.openxmlformats.org/officeDocument/2006/relationships/hyperlink" Target="ftp://pubftp-mte.itespp.org/Markets/DA/BINDING_CONSTRAINTS/" TargetMode="External"/><Relationship Id="rId73" Type="http://schemas.openxmlformats.org/officeDocument/2006/relationships/hyperlink" Target="https://portal.spp.org/pages/midterm-resource-forecast" TargetMode="External"/><Relationship Id="rId78" Type="http://schemas.openxmlformats.org/officeDocument/2006/relationships/hyperlink" Target="https://portal-mte.itespp.org/pages/shortterm-resource-forecast" TargetMode="External"/><Relationship Id="rId94" Type="http://schemas.openxmlformats.org/officeDocument/2006/relationships/hyperlink" Target="https://portal-mte.itespp.org/pages/fuel-on-margin" TargetMode="External"/><Relationship Id="rId99" Type="http://schemas.openxmlformats.org/officeDocument/2006/relationships/hyperlink" Target="ftp://pubftp.spp.org/Markets/DA/DAFuelOnMargin/" TargetMode="External"/><Relationship Id="rId101" Type="http://schemas.openxmlformats.org/officeDocument/2006/relationships/hyperlink" Target="https://portal.spp.org/pages/regulation-performance-by-mp" TargetMode="External"/><Relationship Id="rId122" Type="http://schemas.openxmlformats.org/officeDocument/2006/relationships/hyperlink" Target="ftp://pubftp.spp.org/Operational_Data/Forecast_Graph/" TargetMode="External"/><Relationship Id="rId143" Type="http://schemas.openxmlformats.org/officeDocument/2006/relationships/hyperlink" Target="ftp://pubftp-mte.itespp.org/TCR/TCRProductPeriodHours" TargetMode="External"/><Relationship Id="rId148" Type="http://schemas.openxmlformats.org/officeDocument/2006/relationships/hyperlink" Target="https://portal.spp.org/pages/ver-curtailments" TargetMode="External"/><Relationship Id="rId164" Type="http://schemas.openxmlformats.org/officeDocument/2006/relationships/hyperlink" Target="https://portal.spp.org/pages/generation-mix-historical" TargetMode="External"/><Relationship Id="rId169" Type="http://schemas.openxmlformats.org/officeDocument/2006/relationships/hyperlink" Target="https://portal-mte.itespp.org/pages/generation-mix-historical" TargetMode="External"/><Relationship Id="rId185" Type="http://schemas.openxmlformats.org/officeDocument/2006/relationships/hyperlink" Target="https://portal-mte.itespp.org/groups/scarcity-demand-curve" TargetMode="External"/><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hyperlink" Target="https://portal.spp.org/pages/headroom-and-floorroom" TargetMode="External"/><Relationship Id="rId210" Type="http://schemas.openxmlformats.org/officeDocument/2006/relationships/hyperlink" Target="https://portal-mte.itespp.org/pages/virtual-reference-prices" TargetMode="External"/><Relationship Id="rId215" Type="http://schemas.openxmlformats.org/officeDocument/2006/relationships/hyperlink" Target="ftp://pubftp.spp.org/Markets/MDFC/LMP_By_SETTLEMENT_LOC/" TargetMode="External"/><Relationship Id="rId236" Type="http://schemas.openxmlformats.org/officeDocument/2006/relationships/hyperlink" Target="ftp://pubftp.spp.org/TCR/HistoricalAuctionResults/" TargetMode="External"/><Relationship Id="rId26" Type="http://schemas.openxmlformats.org/officeDocument/2006/relationships/hyperlink" Target="https://portal-mte.itespp.org/pages/rtbm-mcp" TargetMode="External"/><Relationship Id="rId231" Type="http://schemas.openxmlformats.org/officeDocument/2006/relationships/hyperlink" Target="https://portal.spp.org/pages/reference-prices" TargetMode="External"/><Relationship Id="rId47" Type="http://schemas.openxmlformats.org/officeDocument/2006/relationships/hyperlink" Target="ftp://pubftp.spp.org/Markets/DA/MCP/" TargetMode="External"/><Relationship Id="rId68" Type="http://schemas.openxmlformats.org/officeDocument/2006/relationships/hyperlink" Target="ftp://pubftp-mte.itespp.org/Operational_Data/STLF/" TargetMode="External"/><Relationship Id="rId89" Type="http://schemas.openxmlformats.org/officeDocument/2006/relationships/hyperlink" Target="https://portal.spp.org/pages/operations-reports" TargetMode="External"/><Relationship Id="rId112" Type="http://schemas.openxmlformats.org/officeDocument/2006/relationships/hyperlink" Target="https://portal.spp.org/pages/allocations-on-spp-flowgates" TargetMode="External"/><Relationship Id="rId133" Type="http://schemas.openxmlformats.org/officeDocument/2006/relationships/hyperlink" Target="https://portal-mte.itespp.org/pages/monthly-funding-by-constraint" TargetMode="External"/><Relationship Id="rId154" Type="http://schemas.openxmlformats.org/officeDocument/2006/relationships/hyperlink" Target="ftp://pubftp.spp.org/Operational_Data/Contingency_Reserve_Deployment/" TargetMode="External"/><Relationship Id="rId175" Type="http://schemas.openxmlformats.org/officeDocument/2006/relationships/hyperlink" Target="ftp://pubftp-mte.itespp.org/Operational_Data/GEN_MIX/" TargetMode="External"/><Relationship Id="rId196" Type="http://schemas.openxmlformats.org/officeDocument/2006/relationships/hyperlink" Target="https://portal.spp.org/pages/estimated-prices" TargetMode="External"/><Relationship Id="rId200" Type="http://schemas.openxmlformats.org/officeDocument/2006/relationships/hyperlink" Target="ftp://pubftp.spp.org/Markets/RTBM/Estimated_Prices/" TargetMode="External"/><Relationship Id="rId16" Type="http://schemas.openxmlformats.org/officeDocument/2006/relationships/hyperlink" Target="ftp://pubftp-mte.itespp.org/Markets/RTBM/LMP_By_SETTLEMENT_LOC/" TargetMode="External"/><Relationship Id="rId221" Type="http://schemas.openxmlformats.org/officeDocument/2006/relationships/hyperlink" Target="https://portal.spp.org/pages/capacity-obligation" TargetMode="External"/><Relationship Id="rId37" Type="http://schemas.openxmlformats.org/officeDocument/2006/relationships/hyperlink" Target="https://portal.spp.org/pages/da-lmp-by-location" TargetMode="External"/><Relationship Id="rId58" Type="http://schemas.openxmlformats.org/officeDocument/2006/relationships/hyperlink" Target="https://portal-mte.itespp.org/pages/congestion-by-constraint" TargetMode="External"/><Relationship Id="rId79" Type="http://schemas.openxmlformats.org/officeDocument/2006/relationships/hyperlink" Target="ftp://pubftp.spp.org/Operational_Data/STRF/" TargetMode="External"/><Relationship Id="rId102" Type="http://schemas.openxmlformats.org/officeDocument/2006/relationships/hyperlink" Target="https://marketplace-mte.itespp.org/web/guest/regulation-performance-by-mp" TargetMode="External"/><Relationship Id="rId123" Type="http://schemas.openxmlformats.org/officeDocument/2006/relationships/hyperlink" Target="ftp://pubftp-mte.itespp.org/Operational_Data/Forecast_Graph/" TargetMode="External"/><Relationship Id="rId144" Type="http://schemas.openxmlformats.org/officeDocument/2006/relationships/hyperlink" Target="https://portal.spp.org/pages/hub-and-interface-prices" TargetMode="External"/><Relationship Id="rId90" Type="http://schemas.openxmlformats.org/officeDocument/2006/relationships/hyperlink" Target="https://portal-mte.itespp.org/pages/operations-reports" TargetMode="External"/><Relationship Id="rId165" Type="http://schemas.openxmlformats.org/officeDocument/2006/relationships/hyperlink" Target="https://portal-mte.itespp.org/pages/generation-mix-historical" TargetMode="External"/><Relationship Id="rId186" Type="http://schemas.openxmlformats.org/officeDocument/2006/relationships/hyperlink" Target="ftp://pubftp.spp.org/Markets/Scarcity_Demand_Curve/" TargetMode="External"/><Relationship Id="rId211" Type="http://schemas.openxmlformats.org/officeDocument/2006/relationships/hyperlink" Target="ftp://pubftp.spp.org/Markets/DA/VirtualReferencePrices/" TargetMode="External"/><Relationship Id="rId232" Type="http://schemas.openxmlformats.org/officeDocument/2006/relationships/hyperlink" Target="ftp://pubftp.spp.org/TCR/ReferencePrices/" TargetMode="External"/><Relationship Id="rId27" Type="http://schemas.openxmlformats.org/officeDocument/2006/relationships/hyperlink" Target="ftp://pubftp.spp.org/Markets/RTBM/MCP/" TargetMode="External"/><Relationship Id="rId48" Type="http://schemas.openxmlformats.org/officeDocument/2006/relationships/hyperlink" Target="ftp://pubftp-mte.itespp.org/Markets/DA/MCP/" TargetMode="External"/><Relationship Id="rId69" Type="http://schemas.openxmlformats.org/officeDocument/2006/relationships/hyperlink" Target="https://portal.spp.org/pages/mtlf-vs-actual" TargetMode="External"/><Relationship Id="rId113" Type="http://schemas.openxmlformats.org/officeDocument/2006/relationships/hyperlink" Target="https://portal-mte.itespp.org/pages/allocations-on-spp-flowgates" TargetMode="External"/><Relationship Id="rId134" Type="http://schemas.openxmlformats.org/officeDocument/2006/relationships/hyperlink" Target="ftp://pubftp.spp.org/TCR/MonthlyFundingByConstraint/" TargetMode="External"/><Relationship Id="rId80" Type="http://schemas.openxmlformats.org/officeDocument/2006/relationships/hyperlink" Target="ftp://pubftp-mte.itespp.org/Operational_Data/STRF/" TargetMode="External"/><Relationship Id="rId155" Type="http://schemas.openxmlformats.org/officeDocument/2006/relationships/hyperlink" Target="ftp://pubftp-mte.itespp.org/Operational_Data/Contingency_Reserve_Deployment/" TargetMode="External"/><Relationship Id="rId176" Type="http://schemas.openxmlformats.org/officeDocument/2006/relationships/hyperlink" Target="https://portal.spp.org/pages/capacity-of-generation-on-outage" TargetMode="External"/><Relationship Id="rId197" Type="http://schemas.openxmlformats.org/officeDocument/2006/relationships/hyperlink" Target="https://portal-mte.itespp.org/pages/estimated-pr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2015-05-13T00:00:00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FEE020-FD48-4774-9733-B642CF476A18}">
  <ds:schemaRefs>
    <ds:schemaRef ds:uri="http://schemas.openxmlformats.org/officeDocument/2006/bibliography"/>
  </ds:schemaRefs>
</ds:datastoreItem>
</file>

<file path=docMetadata/LabelInfo.xml><?xml version="1.0" encoding="utf-8"?>
<clbl:labelList xmlns:clbl="http://schemas.microsoft.com/office/2020/mipLabelMetadata">
  <clbl:label id="{22462c74-252a-40f3-94ee-5a25abdf097a}" enabled="1" method="Standard" siteId="{3230926a-71b7-4370-a137-197badc066a2}"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23</Pages>
  <Words>10818</Words>
  <Characters>61668</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 Hefner</dc:creator>
  <cp:lastModifiedBy>Caleb Dather</cp:lastModifiedBy>
  <cp:revision>2</cp:revision>
  <cp:lastPrinted>2015-12-10T16:52:00Z</cp:lastPrinted>
  <dcterms:created xsi:type="dcterms:W3CDTF">2026-02-19T21:05:00Z</dcterms:created>
  <dcterms:modified xsi:type="dcterms:W3CDTF">2026-02-19T21:05:00Z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237b6c98,1d1738f2,3366ce6c</vt:lpwstr>
  </property>
  <property fmtid="{D5CDD505-2E9C-101B-9397-08002B2CF9AE}" pid="3" name="ClassificationContentMarkingFooterFontProps">
    <vt:lpwstr>#000000,10,Calibri</vt:lpwstr>
  </property>
  <property fmtid="{D5CDD505-2E9C-101B-9397-08002B2CF9AE}" pid="4" name="ClassificationContentMarkingFooterText">
    <vt:lpwstr>SPP Internal Only</vt:lpwstr>
  </property>
</Properties>
</file>